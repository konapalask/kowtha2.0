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AAD" w:rsidRDefault="004322F3" w:rsidP="006A70DE">
      <w:pPr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>
            <wp:extent cx="6395085" cy="861060"/>
            <wp:effectExtent l="0" t="0" r="0" b="0"/>
            <wp:docPr id="66" name="Picture 1" descr="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4A9" w:rsidRDefault="007464A9">
      <w:pPr>
        <w:tabs>
          <w:tab w:val="left" w:pos="6517"/>
        </w:tabs>
        <w:spacing w:before="99"/>
        <w:ind w:left="118"/>
        <w:rPr>
          <w:rFonts w:ascii="Arial" w:hAnsi="Arial" w:cs="Arial"/>
          <w:b/>
        </w:rPr>
      </w:pPr>
    </w:p>
    <w:p w:rsidR="006A70DE" w:rsidRPr="005811E2" w:rsidRDefault="0063605E">
      <w:pPr>
        <w:tabs>
          <w:tab w:val="left" w:pos="6517"/>
        </w:tabs>
        <w:spacing w:before="99"/>
        <w:ind w:left="118"/>
        <w:rPr>
          <w:rFonts w:ascii="Arial" w:hAnsi="Arial" w:cs="Arial"/>
        </w:rPr>
      </w:pPr>
      <w:r w:rsidRPr="005811E2">
        <w:rPr>
          <w:rFonts w:ascii="Arial" w:hAnsi="Arial" w:cs="Arial"/>
          <w:b/>
        </w:rPr>
        <w:t>LOS ID:</w:t>
      </w:r>
      <w:r w:rsidR="003002A7" w:rsidRPr="005811E2">
        <w:rPr>
          <w:rFonts w:ascii="Arial" w:hAnsi="Arial" w:cs="Arial"/>
          <w:b/>
        </w:rPr>
        <w:tab/>
      </w:r>
      <w:r w:rsidR="003002A7" w:rsidRPr="005811E2">
        <w:rPr>
          <w:rFonts w:ascii="Arial" w:hAnsi="Arial" w:cs="Arial"/>
        </w:rPr>
        <w:t xml:space="preserve">Dated: </w:t>
      </w:r>
      <w:r w:rsidR="00866D95">
        <w:rPr>
          <w:rFonts w:ascii="Arial" w:hAnsi="Arial" w:cs="Arial"/>
        </w:rPr>
        <w:t>07-05-</w:t>
      </w:r>
      <w:r w:rsidR="001015E2">
        <w:rPr>
          <w:rFonts w:ascii="Arial" w:hAnsi="Arial" w:cs="Arial"/>
        </w:rPr>
        <w:t>2025</w:t>
      </w:r>
    </w:p>
    <w:p w:rsidR="00BE394A" w:rsidRPr="005811E2" w:rsidRDefault="00BE394A">
      <w:pPr>
        <w:pStyle w:val="BodyText"/>
        <w:spacing w:before="2"/>
        <w:rPr>
          <w:rFonts w:ascii="Arial" w:hAnsi="Arial" w:cs="Arial"/>
          <w:b/>
          <w:sz w:val="22"/>
          <w:szCs w:val="22"/>
        </w:rPr>
      </w:pPr>
    </w:p>
    <w:p w:rsidR="00EB67DC" w:rsidRPr="005811E2" w:rsidRDefault="005C4E41" w:rsidP="005339FD">
      <w:pPr>
        <w:pStyle w:val="BodyText"/>
        <w:rPr>
          <w:rFonts w:ascii="Arial" w:hAnsi="Arial" w:cs="Arial"/>
          <w:sz w:val="22"/>
          <w:szCs w:val="22"/>
        </w:rPr>
      </w:pPr>
      <w:r w:rsidRPr="005811E2">
        <w:rPr>
          <w:rFonts w:ascii="Arial" w:hAnsi="Arial" w:cs="Arial"/>
          <w:sz w:val="22"/>
          <w:szCs w:val="22"/>
        </w:rPr>
        <w:t>Client Name</w:t>
      </w:r>
      <w:r w:rsidR="005339FD" w:rsidRPr="005811E2">
        <w:rPr>
          <w:rFonts w:ascii="Arial" w:hAnsi="Arial" w:cs="Arial"/>
          <w:sz w:val="22"/>
          <w:szCs w:val="22"/>
        </w:rPr>
        <w:t xml:space="preserve">: </w:t>
      </w:r>
      <w:r w:rsidR="007464A9">
        <w:rPr>
          <w:rFonts w:ascii="Arial" w:hAnsi="Arial" w:cs="Arial"/>
          <w:sz w:val="22"/>
          <w:szCs w:val="22"/>
        </w:rPr>
        <w:t>XXX</w:t>
      </w:r>
    </w:p>
    <w:p w:rsidR="009A6997" w:rsidRDefault="003002A7" w:rsidP="009A6997">
      <w:pPr>
        <w:rPr>
          <w:rFonts w:ascii="Arial" w:hAnsi="Arial" w:cs="Arial"/>
        </w:rPr>
      </w:pPr>
      <w:r w:rsidRPr="005811E2">
        <w:rPr>
          <w:rFonts w:ascii="Arial" w:hAnsi="Arial" w:cs="Arial"/>
        </w:rPr>
        <w:t xml:space="preserve">Client </w:t>
      </w:r>
      <w:r w:rsidR="00CF06A0" w:rsidRPr="005811E2">
        <w:rPr>
          <w:rFonts w:ascii="Arial" w:hAnsi="Arial" w:cs="Arial"/>
        </w:rPr>
        <w:t>Address:</w:t>
      </w:r>
      <w:r w:rsidR="00866D95">
        <w:rPr>
          <w:rFonts w:ascii="Arial" w:hAnsi="Arial" w:cs="Arial"/>
        </w:rPr>
        <w:t xml:space="preserve"> </w:t>
      </w:r>
      <w:r w:rsidR="007464A9">
        <w:rPr>
          <w:rFonts w:ascii="Arial" w:hAnsi="Arial" w:cs="Arial"/>
        </w:rPr>
        <w:t>XXX</w:t>
      </w:r>
    </w:p>
    <w:p w:rsidR="007464A9" w:rsidRDefault="007464A9" w:rsidP="009A6997">
      <w:pPr>
        <w:rPr>
          <w:rFonts w:ascii="Arial" w:hAnsi="Arial" w:cs="Arial"/>
        </w:rPr>
      </w:pPr>
    </w:p>
    <w:p w:rsidR="00F97DD0" w:rsidRPr="005811E2" w:rsidRDefault="00F97DD0" w:rsidP="009A6997">
      <w:pPr>
        <w:rPr>
          <w:rFonts w:ascii="Arial" w:hAnsi="Arial" w:cs="Arial"/>
        </w:rPr>
      </w:pPr>
    </w:p>
    <w:p w:rsidR="00BE394A" w:rsidRPr="005811E2" w:rsidRDefault="003002A7">
      <w:pPr>
        <w:pStyle w:val="Heading2"/>
        <w:tabs>
          <w:tab w:val="left" w:pos="1197"/>
        </w:tabs>
        <w:rPr>
          <w:rFonts w:ascii="Arial" w:hAnsi="Arial" w:cs="Arial"/>
          <w:sz w:val="22"/>
          <w:szCs w:val="22"/>
        </w:rPr>
      </w:pPr>
      <w:r w:rsidRPr="005811E2">
        <w:rPr>
          <w:rFonts w:ascii="Arial" w:hAnsi="Arial" w:cs="Arial"/>
          <w:sz w:val="22"/>
          <w:szCs w:val="22"/>
        </w:rPr>
        <w:t>Sub:</w:t>
      </w:r>
      <w:r w:rsidRPr="005811E2">
        <w:rPr>
          <w:rFonts w:ascii="Arial" w:hAnsi="Arial" w:cs="Arial"/>
          <w:sz w:val="22"/>
          <w:szCs w:val="22"/>
        </w:rPr>
        <w:tab/>
      </w:r>
      <w:r w:rsidRPr="005811E2">
        <w:rPr>
          <w:rFonts w:ascii="Arial" w:hAnsi="Arial" w:cs="Arial"/>
          <w:sz w:val="22"/>
          <w:szCs w:val="22"/>
          <w:u w:val="thick"/>
        </w:rPr>
        <w:t>LIP Visit(s) Report</w:t>
      </w:r>
    </w:p>
    <w:p w:rsidR="00BE394A" w:rsidRPr="005811E2" w:rsidRDefault="00BE394A">
      <w:pPr>
        <w:pStyle w:val="BodyText"/>
        <w:spacing w:before="7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 w:rsidP="000E21D7">
      <w:pPr>
        <w:pStyle w:val="BodyText"/>
        <w:spacing w:before="99"/>
        <w:ind w:left="118"/>
        <w:rPr>
          <w:rFonts w:ascii="Arial" w:hAnsi="Arial" w:cs="Arial"/>
          <w:sz w:val="22"/>
          <w:szCs w:val="22"/>
        </w:rPr>
      </w:pPr>
      <w:r w:rsidRPr="005811E2">
        <w:rPr>
          <w:rFonts w:ascii="Arial" w:hAnsi="Arial" w:cs="Arial"/>
          <w:sz w:val="22"/>
          <w:szCs w:val="22"/>
        </w:rPr>
        <w:t>Sir,</w:t>
      </w:r>
    </w:p>
    <w:p w:rsidR="00BE394A" w:rsidRPr="005811E2" w:rsidRDefault="003002A7">
      <w:pPr>
        <w:pStyle w:val="BodyText"/>
        <w:tabs>
          <w:tab w:val="left" w:pos="6436"/>
        </w:tabs>
        <w:spacing w:before="193"/>
        <w:ind w:left="118" w:right="466"/>
        <w:rPr>
          <w:rFonts w:ascii="Arial" w:hAnsi="Arial" w:cs="Arial"/>
          <w:sz w:val="22"/>
          <w:szCs w:val="22"/>
        </w:rPr>
      </w:pPr>
      <w:r w:rsidRPr="005811E2">
        <w:rPr>
          <w:rFonts w:ascii="Arial" w:hAnsi="Arial" w:cs="Arial"/>
          <w:sz w:val="22"/>
          <w:szCs w:val="22"/>
        </w:rPr>
        <w:t>Pleaserefertoyourin</w:t>
      </w:r>
      <w:r w:rsidR="000E21D7" w:rsidRPr="005811E2">
        <w:rPr>
          <w:rFonts w:ascii="Arial" w:hAnsi="Arial" w:cs="Arial"/>
          <w:sz w:val="22"/>
          <w:szCs w:val="22"/>
        </w:rPr>
        <w:t xml:space="preserve">structionsonthecaptionedmatter. </w:t>
      </w:r>
      <w:r w:rsidRPr="005811E2">
        <w:rPr>
          <w:rFonts w:ascii="Arial" w:hAnsi="Arial" w:cs="Arial"/>
          <w:sz w:val="22"/>
          <w:szCs w:val="22"/>
        </w:rPr>
        <w:t xml:space="preserve">In this connection, </w:t>
      </w:r>
      <w:r w:rsidRPr="005811E2">
        <w:rPr>
          <w:rFonts w:ascii="Arial" w:hAnsi="Arial" w:cs="Arial"/>
          <w:spacing w:val="-7"/>
          <w:sz w:val="22"/>
          <w:szCs w:val="22"/>
        </w:rPr>
        <w:t xml:space="preserve">we </w:t>
      </w:r>
      <w:r w:rsidRPr="005811E2">
        <w:rPr>
          <w:rFonts w:ascii="Arial" w:hAnsi="Arial" w:cs="Arial"/>
          <w:sz w:val="22"/>
          <w:szCs w:val="22"/>
        </w:rPr>
        <w:t>submit our report as under:</w:t>
      </w:r>
    </w:p>
    <w:p w:rsidR="00BE394A" w:rsidRPr="005811E2" w:rsidRDefault="003002A7">
      <w:pPr>
        <w:pStyle w:val="Heading1"/>
        <w:spacing w:before="120"/>
        <w:ind w:right="2427"/>
        <w:rPr>
          <w:rFonts w:ascii="Arial" w:hAnsi="Arial" w:cs="Arial"/>
        </w:rPr>
      </w:pPr>
      <w:r w:rsidRPr="005811E2">
        <w:rPr>
          <w:rFonts w:ascii="Arial" w:hAnsi="Arial" w:cs="Arial"/>
        </w:rPr>
        <w:t>Case Details</w:t>
      </w:r>
    </w:p>
    <w:tbl>
      <w:tblPr>
        <w:tblW w:w="9947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2"/>
        <w:gridCol w:w="6925"/>
      </w:tblGrid>
      <w:tr w:rsidR="00BE394A" w:rsidRPr="005811E2" w:rsidTr="00FC148E">
        <w:trPr>
          <w:trHeight w:val="242"/>
        </w:trPr>
        <w:tc>
          <w:tcPr>
            <w:tcW w:w="3022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Reference Number</w:t>
            </w:r>
            <w:r w:rsidR="0063605E" w:rsidRPr="005811E2">
              <w:rPr>
                <w:rFonts w:ascii="Arial" w:hAnsi="Arial" w:cs="Arial"/>
              </w:rPr>
              <w:t>( LOS ID)</w:t>
            </w:r>
          </w:p>
        </w:tc>
        <w:tc>
          <w:tcPr>
            <w:tcW w:w="6925" w:type="dxa"/>
          </w:tcPr>
          <w:p w:rsidR="00BE394A" w:rsidRPr="005811E2" w:rsidRDefault="007464A9" w:rsidP="00C4495A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BE394A" w:rsidRPr="005811E2" w:rsidTr="00FC148E">
        <w:trPr>
          <w:trHeight w:val="244"/>
        </w:trPr>
        <w:tc>
          <w:tcPr>
            <w:tcW w:w="3022" w:type="dxa"/>
          </w:tcPr>
          <w:p w:rsidR="00BE394A" w:rsidRPr="005811E2" w:rsidRDefault="003002A7">
            <w:pPr>
              <w:pStyle w:val="TableParagraph"/>
              <w:spacing w:before="2"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Name of Applicant</w:t>
            </w:r>
          </w:p>
        </w:tc>
        <w:tc>
          <w:tcPr>
            <w:tcW w:w="6925" w:type="dxa"/>
          </w:tcPr>
          <w:p w:rsidR="00BE394A" w:rsidRPr="005811E2" w:rsidRDefault="007464A9" w:rsidP="005117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XX</w:t>
            </w:r>
          </w:p>
        </w:tc>
      </w:tr>
      <w:tr w:rsidR="00BE394A" w:rsidRPr="005811E2" w:rsidTr="00FC148E">
        <w:trPr>
          <w:trHeight w:val="242"/>
        </w:trPr>
        <w:tc>
          <w:tcPr>
            <w:tcW w:w="3022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 xml:space="preserve">Co – Applicant </w:t>
            </w:r>
          </w:p>
        </w:tc>
        <w:tc>
          <w:tcPr>
            <w:tcW w:w="6925" w:type="dxa"/>
          </w:tcPr>
          <w:p w:rsidR="00BE394A" w:rsidRPr="005811E2" w:rsidRDefault="007464A9" w:rsidP="00866D9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XX</w:t>
            </w:r>
          </w:p>
        </w:tc>
      </w:tr>
      <w:tr w:rsidR="00BE394A" w:rsidRPr="005811E2" w:rsidTr="00FC148E">
        <w:trPr>
          <w:trHeight w:val="242"/>
        </w:trPr>
        <w:tc>
          <w:tcPr>
            <w:tcW w:w="3022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Type of Borrower</w:t>
            </w:r>
          </w:p>
        </w:tc>
        <w:tc>
          <w:tcPr>
            <w:tcW w:w="6925" w:type="dxa"/>
          </w:tcPr>
          <w:p w:rsidR="00BE394A" w:rsidRPr="005811E2" w:rsidRDefault="007464A9" w:rsidP="005B1AF4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</w:tbl>
    <w:p w:rsidR="00BE394A" w:rsidRPr="005811E2" w:rsidRDefault="00BE394A">
      <w:pPr>
        <w:pStyle w:val="BodyText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>
      <w:pPr>
        <w:spacing w:before="170"/>
        <w:ind w:left="2090" w:right="2429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Meeting Details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8424"/>
      </w:tblGrid>
      <w:tr w:rsidR="00BE394A" w:rsidRPr="005811E2" w:rsidTr="00866D95">
        <w:trPr>
          <w:trHeight w:val="455"/>
        </w:trPr>
        <w:tc>
          <w:tcPr>
            <w:tcW w:w="0" w:type="auto"/>
          </w:tcPr>
          <w:p w:rsidR="00BE394A" w:rsidRPr="005811E2" w:rsidRDefault="003002A7">
            <w:pPr>
              <w:pStyle w:val="TableParagraph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Address Visited</w:t>
            </w:r>
          </w:p>
        </w:tc>
        <w:tc>
          <w:tcPr>
            <w:tcW w:w="8424" w:type="dxa"/>
          </w:tcPr>
          <w:p w:rsidR="00F71383" w:rsidRPr="005811E2" w:rsidRDefault="007464A9" w:rsidP="00866D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</w:tbl>
    <w:p w:rsidR="00B3074C" w:rsidRDefault="00B3074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766"/>
      </w:tblGrid>
      <w:tr w:rsidR="00BE394A" w:rsidRPr="005811E2" w:rsidTr="00FC148E">
        <w:trPr>
          <w:trHeight w:val="235"/>
        </w:trPr>
        <w:tc>
          <w:tcPr>
            <w:tcW w:w="0" w:type="auto"/>
          </w:tcPr>
          <w:p w:rsidR="00BE394A" w:rsidRPr="005811E2" w:rsidRDefault="003002A7">
            <w:pPr>
              <w:pStyle w:val="TableParagraph"/>
              <w:spacing w:line="215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Person Met</w:t>
            </w:r>
          </w:p>
        </w:tc>
        <w:tc>
          <w:tcPr>
            <w:tcW w:w="8766" w:type="dxa"/>
          </w:tcPr>
          <w:p w:rsidR="00BE394A" w:rsidRPr="005811E2" w:rsidRDefault="007464A9" w:rsidP="008A1054">
            <w:pPr>
              <w:pStyle w:val="TableParagraph"/>
              <w:spacing w:line="215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  <w:tr w:rsidR="00BE394A" w:rsidRPr="005811E2" w:rsidTr="00FC148E">
        <w:trPr>
          <w:trHeight w:val="244"/>
        </w:trPr>
        <w:tc>
          <w:tcPr>
            <w:tcW w:w="0" w:type="auto"/>
          </w:tcPr>
          <w:p w:rsidR="00BE394A" w:rsidRPr="005811E2" w:rsidRDefault="00F71383" w:rsidP="00F71383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Contact No</w:t>
            </w:r>
          </w:p>
        </w:tc>
        <w:tc>
          <w:tcPr>
            <w:tcW w:w="8766" w:type="dxa"/>
          </w:tcPr>
          <w:p w:rsidR="00F97DD0" w:rsidRPr="005811E2" w:rsidRDefault="007464A9" w:rsidP="00F97DD0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  <w:tr w:rsidR="00BE394A" w:rsidRPr="005811E2" w:rsidTr="00FC148E">
        <w:trPr>
          <w:trHeight w:val="242"/>
        </w:trPr>
        <w:tc>
          <w:tcPr>
            <w:tcW w:w="0" w:type="auto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Date of Visit</w:t>
            </w:r>
          </w:p>
        </w:tc>
        <w:tc>
          <w:tcPr>
            <w:tcW w:w="8766" w:type="dxa"/>
          </w:tcPr>
          <w:p w:rsidR="00BE394A" w:rsidRPr="005811E2" w:rsidRDefault="00866D95" w:rsidP="00866D95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07-05</w:t>
            </w:r>
            <w:r w:rsidR="00EA7CF3">
              <w:rPr>
                <w:rFonts w:ascii="Arial" w:hAnsi="Arial" w:cs="Arial"/>
              </w:rPr>
              <w:t>-2025</w:t>
            </w:r>
          </w:p>
        </w:tc>
      </w:tr>
    </w:tbl>
    <w:p w:rsidR="00BE394A" w:rsidRPr="005811E2" w:rsidRDefault="00BE394A">
      <w:pPr>
        <w:pStyle w:val="BodyText"/>
        <w:spacing w:before="1"/>
        <w:rPr>
          <w:rFonts w:ascii="Arial" w:hAnsi="Arial" w:cs="Arial"/>
          <w:b/>
          <w:sz w:val="22"/>
          <w:szCs w:val="22"/>
        </w:rPr>
      </w:pPr>
    </w:p>
    <w:p w:rsidR="00BE394A" w:rsidRPr="005811E2" w:rsidRDefault="006B6C68">
      <w:pPr>
        <w:ind w:left="2091" w:right="2429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 xml:space="preserve">Business owner </w:t>
      </w:r>
      <w:r w:rsidR="003002A7" w:rsidRPr="005811E2">
        <w:rPr>
          <w:rFonts w:ascii="Arial" w:hAnsi="Arial" w:cs="Arial"/>
          <w:b/>
        </w:rPr>
        <w:t xml:space="preserve">Details 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708"/>
        <w:gridCol w:w="1701"/>
        <w:gridCol w:w="1843"/>
        <w:gridCol w:w="1559"/>
        <w:gridCol w:w="2694"/>
      </w:tblGrid>
      <w:tr w:rsidR="003002A7" w:rsidRPr="005811E2" w:rsidTr="00FC148E">
        <w:trPr>
          <w:trHeight w:val="242"/>
        </w:trPr>
        <w:tc>
          <w:tcPr>
            <w:tcW w:w="1442" w:type="dxa"/>
          </w:tcPr>
          <w:p w:rsidR="003002A7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708" w:type="dxa"/>
          </w:tcPr>
          <w:p w:rsidR="003002A7" w:rsidRPr="005811E2" w:rsidRDefault="003002A7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1701" w:type="dxa"/>
          </w:tcPr>
          <w:p w:rsidR="003002A7" w:rsidRPr="005811E2" w:rsidRDefault="003002A7" w:rsidP="001015E2">
            <w:pPr>
              <w:pStyle w:val="TableParagraph"/>
              <w:spacing w:line="222" w:lineRule="exact"/>
              <w:ind w:left="133" w:right="131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Qualification</w:t>
            </w:r>
          </w:p>
        </w:tc>
        <w:tc>
          <w:tcPr>
            <w:tcW w:w="1843" w:type="dxa"/>
          </w:tcPr>
          <w:p w:rsidR="003002A7" w:rsidRPr="005811E2" w:rsidRDefault="003002A7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Occupation</w:t>
            </w:r>
          </w:p>
        </w:tc>
        <w:tc>
          <w:tcPr>
            <w:tcW w:w="1559" w:type="dxa"/>
          </w:tcPr>
          <w:p w:rsidR="003002A7" w:rsidRPr="005811E2" w:rsidRDefault="003002A7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Relation</w:t>
            </w:r>
          </w:p>
        </w:tc>
        <w:tc>
          <w:tcPr>
            <w:tcW w:w="2694" w:type="dxa"/>
          </w:tcPr>
          <w:p w:rsidR="003002A7" w:rsidRPr="005811E2" w:rsidRDefault="003002A7">
            <w:pPr>
              <w:pStyle w:val="TableParagraph"/>
              <w:spacing w:line="222" w:lineRule="exact"/>
              <w:ind w:left="106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Remarks</w:t>
            </w:r>
          </w:p>
        </w:tc>
      </w:tr>
      <w:tr w:rsidR="003002A7" w:rsidRPr="005811E2" w:rsidTr="00FC148E">
        <w:trPr>
          <w:trHeight w:val="486"/>
        </w:trPr>
        <w:tc>
          <w:tcPr>
            <w:tcW w:w="1442" w:type="dxa"/>
          </w:tcPr>
          <w:p w:rsidR="003002A7" w:rsidRPr="00866D95" w:rsidRDefault="003002A7" w:rsidP="00977B28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</w:tcPr>
          <w:p w:rsidR="003002A7" w:rsidRPr="00157666" w:rsidRDefault="00866D95" w:rsidP="00F71383">
            <w:pPr>
              <w:pStyle w:val="TableParagraph"/>
              <w:ind w:righ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701" w:type="dxa"/>
          </w:tcPr>
          <w:p w:rsidR="003002A7" w:rsidRPr="00157666" w:rsidRDefault="00F97DD0" w:rsidP="00B312E1">
            <w:pPr>
              <w:pStyle w:val="TableParagraph"/>
              <w:ind w:righ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Degree </w:t>
            </w:r>
          </w:p>
        </w:tc>
        <w:tc>
          <w:tcPr>
            <w:tcW w:w="1843" w:type="dxa"/>
          </w:tcPr>
          <w:p w:rsidR="003002A7" w:rsidRPr="00157666" w:rsidRDefault="00B312E1" w:rsidP="005811E2">
            <w:pPr>
              <w:pStyle w:val="TableParagraph"/>
              <w:ind w:left="133" w:right="128"/>
              <w:rPr>
                <w:rFonts w:ascii="Arial" w:hAnsi="Arial" w:cs="Arial"/>
              </w:rPr>
            </w:pPr>
            <w:r w:rsidRPr="00157666">
              <w:rPr>
                <w:rFonts w:ascii="Arial" w:hAnsi="Arial" w:cs="Arial"/>
              </w:rPr>
              <w:t xml:space="preserve">Business </w:t>
            </w:r>
          </w:p>
        </w:tc>
        <w:tc>
          <w:tcPr>
            <w:tcW w:w="1559" w:type="dxa"/>
          </w:tcPr>
          <w:p w:rsidR="003002A7" w:rsidRPr="00157666" w:rsidRDefault="00B312E1" w:rsidP="00FF7138">
            <w:pPr>
              <w:pStyle w:val="TableParagraph"/>
              <w:ind w:left="133" w:right="128"/>
              <w:rPr>
                <w:rFonts w:ascii="Arial" w:hAnsi="Arial" w:cs="Arial"/>
              </w:rPr>
            </w:pPr>
            <w:r w:rsidRPr="00157666">
              <w:rPr>
                <w:rFonts w:ascii="Arial" w:hAnsi="Arial" w:cs="Arial"/>
              </w:rPr>
              <w:t xml:space="preserve">Applicant </w:t>
            </w:r>
          </w:p>
        </w:tc>
        <w:tc>
          <w:tcPr>
            <w:tcW w:w="2694" w:type="dxa"/>
          </w:tcPr>
          <w:p w:rsidR="003002A7" w:rsidRPr="00157666" w:rsidRDefault="00B312E1" w:rsidP="00F71383">
            <w:pPr>
              <w:pStyle w:val="TableParagraph"/>
              <w:rPr>
                <w:rFonts w:ascii="Arial" w:hAnsi="Arial" w:cs="Arial"/>
              </w:rPr>
            </w:pPr>
            <w:r w:rsidRPr="00157666">
              <w:rPr>
                <w:rFonts w:ascii="Arial" w:hAnsi="Arial" w:cs="Arial"/>
              </w:rPr>
              <w:t>-</w:t>
            </w:r>
          </w:p>
        </w:tc>
      </w:tr>
      <w:tr w:rsidR="00B312E1" w:rsidRPr="005811E2" w:rsidTr="00FC148E">
        <w:trPr>
          <w:trHeight w:val="486"/>
        </w:trPr>
        <w:tc>
          <w:tcPr>
            <w:tcW w:w="1442" w:type="dxa"/>
          </w:tcPr>
          <w:p w:rsidR="00B312E1" w:rsidRPr="00866D95" w:rsidRDefault="00B312E1" w:rsidP="00D84844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</w:tcPr>
          <w:p w:rsidR="00B312E1" w:rsidRPr="00157666" w:rsidRDefault="00866D95" w:rsidP="00157666">
            <w:pPr>
              <w:pStyle w:val="TableParagraph"/>
              <w:ind w:righ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</w:t>
            </w:r>
          </w:p>
        </w:tc>
        <w:tc>
          <w:tcPr>
            <w:tcW w:w="1701" w:type="dxa"/>
          </w:tcPr>
          <w:p w:rsidR="00B312E1" w:rsidRPr="00157666" w:rsidRDefault="00F97DD0" w:rsidP="00B312E1">
            <w:pPr>
              <w:pStyle w:val="TableParagraph"/>
              <w:ind w:righ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Degree</w:t>
            </w:r>
          </w:p>
        </w:tc>
        <w:tc>
          <w:tcPr>
            <w:tcW w:w="1843" w:type="dxa"/>
          </w:tcPr>
          <w:p w:rsidR="00B312E1" w:rsidRPr="00157666" w:rsidRDefault="00F97DD0" w:rsidP="00B312E1">
            <w:pPr>
              <w:pStyle w:val="TableParagraph"/>
              <w:ind w:left="133" w:righ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Business </w:t>
            </w:r>
          </w:p>
        </w:tc>
        <w:tc>
          <w:tcPr>
            <w:tcW w:w="1559" w:type="dxa"/>
          </w:tcPr>
          <w:p w:rsidR="00B312E1" w:rsidRPr="00157666" w:rsidRDefault="00B312E1" w:rsidP="00B312E1">
            <w:pPr>
              <w:pStyle w:val="TableParagraph"/>
              <w:ind w:left="133" w:right="128"/>
              <w:rPr>
                <w:rFonts w:ascii="Arial" w:hAnsi="Arial" w:cs="Arial"/>
              </w:rPr>
            </w:pPr>
            <w:r w:rsidRPr="00157666">
              <w:rPr>
                <w:rFonts w:ascii="Arial" w:hAnsi="Arial" w:cs="Arial"/>
              </w:rPr>
              <w:t xml:space="preserve">Co-Applicant </w:t>
            </w:r>
          </w:p>
        </w:tc>
        <w:tc>
          <w:tcPr>
            <w:tcW w:w="2694" w:type="dxa"/>
          </w:tcPr>
          <w:p w:rsidR="00B312E1" w:rsidRPr="00157666" w:rsidRDefault="00B312E1" w:rsidP="00B312E1">
            <w:pPr>
              <w:pStyle w:val="TableParagraph"/>
              <w:rPr>
                <w:rFonts w:ascii="Arial" w:hAnsi="Arial" w:cs="Arial"/>
              </w:rPr>
            </w:pPr>
            <w:r w:rsidRPr="00157666">
              <w:rPr>
                <w:rFonts w:ascii="Arial" w:hAnsi="Arial" w:cs="Arial"/>
              </w:rPr>
              <w:t>-</w:t>
            </w:r>
          </w:p>
        </w:tc>
      </w:tr>
    </w:tbl>
    <w:p w:rsidR="003002A7" w:rsidRPr="005811E2" w:rsidRDefault="003002A7" w:rsidP="00F71383">
      <w:pPr>
        <w:ind w:left="2880" w:right="2429" w:firstLine="720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Family Details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943"/>
      </w:tblGrid>
      <w:tr w:rsidR="00977B28" w:rsidRPr="005811E2" w:rsidTr="0051173F">
        <w:tc>
          <w:tcPr>
            <w:tcW w:w="9943" w:type="dxa"/>
          </w:tcPr>
          <w:p w:rsidR="00977B28" w:rsidRPr="005811E2" w:rsidRDefault="00977B28" w:rsidP="00977B28">
            <w:pPr>
              <w:pStyle w:val="BodyText"/>
              <w:ind w:left="103" w:right="98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811E2">
              <w:rPr>
                <w:rFonts w:ascii="Arial" w:hAnsi="Arial" w:cs="Arial"/>
                <w:b/>
                <w:sz w:val="22"/>
                <w:szCs w:val="22"/>
              </w:rPr>
              <w:t xml:space="preserve">About Applicant: </w:t>
            </w:r>
            <w:r w:rsidR="00866D95">
              <w:rPr>
                <w:rFonts w:ascii="Arial" w:hAnsi="Arial" w:cs="Arial"/>
              </w:rPr>
              <w:t xml:space="preserve">Mrs. </w:t>
            </w:r>
            <w:r w:rsidR="007464A9">
              <w:rPr>
                <w:rFonts w:ascii="Arial" w:hAnsi="Arial" w:cs="Arial"/>
                <w:sz w:val="22"/>
                <w:szCs w:val="22"/>
              </w:rPr>
              <w:t>XXX</w:t>
            </w:r>
            <w:r w:rsidRPr="005811E2">
              <w:rPr>
                <w:rFonts w:ascii="Arial" w:hAnsi="Arial" w:cs="Arial"/>
                <w:sz w:val="22"/>
                <w:szCs w:val="22"/>
              </w:rPr>
              <w:t>, age</w:t>
            </w:r>
            <w:r w:rsidR="001015E2">
              <w:rPr>
                <w:rFonts w:ascii="Arial" w:hAnsi="Arial" w:cs="Arial"/>
                <w:sz w:val="22"/>
                <w:szCs w:val="22"/>
              </w:rPr>
              <w:t>d</w:t>
            </w:r>
            <w:r w:rsidR="00866D95">
              <w:rPr>
                <w:rFonts w:ascii="Arial" w:hAnsi="Arial" w:cs="Arial"/>
                <w:sz w:val="22"/>
                <w:szCs w:val="22"/>
              </w:rPr>
              <w:t xml:space="preserve"> 48</w:t>
            </w:r>
            <w:r w:rsidR="00AB7CD1">
              <w:rPr>
                <w:rFonts w:ascii="Arial" w:hAnsi="Arial" w:cs="Arial"/>
                <w:sz w:val="22"/>
                <w:szCs w:val="22"/>
              </w:rPr>
              <w:t xml:space="preserve"> years, </w:t>
            </w:r>
            <w:r w:rsidR="00F97DD0">
              <w:rPr>
                <w:rFonts w:ascii="Arial" w:hAnsi="Arial" w:cs="Arial"/>
                <w:sz w:val="22"/>
                <w:szCs w:val="22"/>
              </w:rPr>
              <w:t>s</w:t>
            </w:r>
            <w:r w:rsidR="00AB7CD1">
              <w:rPr>
                <w:rFonts w:ascii="Arial" w:hAnsi="Arial" w:cs="Arial"/>
                <w:sz w:val="22"/>
                <w:szCs w:val="22"/>
              </w:rPr>
              <w:t xml:space="preserve">he </w:t>
            </w:r>
            <w:r w:rsidR="008A1054">
              <w:rPr>
                <w:rFonts w:ascii="Arial" w:hAnsi="Arial" w:cs="Arial"/>
                <w:sz w:val="22"/>
                <w:szCs w:val="22"/>
              </w:rPr>
              <w:t xml:space="preserve">is a </w:t>
            </w:r>
            <w:r w:rsidR="00AB7CD1">
              <w:rPr>
                <w:rFonts w:ascii="Arial" w:hAnsi="Arial" w:cs="Arial"/>
                <w:sz w:val="22"/>
                <w:szCs w:val="22"/>
              </w:rPr>
              <w:t xml:space="preserve">graduate </w:t>
            </w:r>
            <w:r w:rsidR="00220AB1">
              <w:rPr>
                <w:rFonts w:ascii="Arial" w:hAnsi="Arial" w:cs="Arial"/>
                <w:sz w:val="22"/>
                <w:szCs w:val="22"/>
              </w:rPr>
              <w:t xml:space="preserve">and native of </w:t>
            </w:r>
            <w:r w:rsidR="007464A9">
              <w:rPr>
                <w:rFonts w:ascii="Arial" w:hAnsi="Arial" w:cs="Arial"/>
                <w:sz w:val="22"/>
                <w:szCs w:val="22"/>
              </w:rPr>
              <w:t>XX</w:t>
            </w:r>
            <w:r w:rsidRPr="005811E2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977B28" w:rsidRPr="005C14F1" w:rsidRDefault="00977B28" w:rsidP="00977B28">
            <w:pPr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  <w:b/>
              </w:rPr>
              <w:t xml:space="preserve">About Co-applicant: </w:t>
            </w:r>
            <w:r w:rsidRPr="005811E2">
              <w:rPr>
                <w:rFonts w:ascii="Arial" w:hAnsi="Arial" w:cs="Arial"/>
              </w:rPr>
              <w:t>Mr</w:t>
            </w:r>
            <w:r w:rsidR="008A1054">
              <w:rPr>
                <w:rFonts w:ascii="Arial" w:hAnsi="Arial" w:cs="Arial"/>
              </w:rPr>
              <w:t xml:space="preserve">. </w:t>
            </w:r>
            <w:r w:rsidR="007464A9">
              <w:rPr>
                <w:rFonts w:ascii="Arial" w:hAnsi="Arial" w:cs="Arial"/>
                <w:bCs/>
              </w:rPr>
              <w:t>XXX</w:t>
            </w:r>
            <w:r w:rsidR="000308EE">
              <w:rPr>
                <w:rFonts w:ascii="Arial" w:hAnsi="Arial" w:cs="Arial"/>
                <w:bCs/>
              </w:rPr>
              <w:t xml:space="preserve">, aged </w:t>
            </w:r>
            <w:r w:rsidR="00866D95">
              <w:rPr>
                <w:rFonts w:ascii="Arial" w:hAnsi="Arial" w:cs="Arial"/>
                <w:bCs/>
              </w:rPr>
              <w:t>57</w:t>
            </w:r>
            <w:r w:rsidR="008A1054">
              <w:rPr>
                <w:rFonts w:ascii="Arial" w:hAnsi="Arial" w:cs="Arial"/>
                <w:bCs/>
              </w:rPr>
              <w:t xml:space="preserve"> years, </w:t>
            </w:r>
            <w:r w:rsidR="005C14F1">
              <w:rPr>
                <w:rFonts w:ascii="Arial" w:hAnsi="Arial" w:cs="Arial"/>
              </w:rPr>
              <w:t xml:space="preserve">he is </w:t>
            </w:r>
            <w:r w:rsidR="00F97DD0">
              <w:rPr>
                <w:rFonts w:ascii="Arial" w:hAnsi="Arial" w:cs="Arial"/>
              </w:rPr>
              <w:t>a</w:t>
            </w:r>
            <w:r w:rsidR="005C14F1">
              <w:rPr>
                <w:rFonts w:ascii="Arial" w:hAnsi="Arial" w:cs="Arial"/>
              </w:rPr>
              <w:t xml:space="preserve"> graduate </w:t>
            </w:r>
            <w:r w:rsidR="00674B3E">
              <w:rPr>
                <w:rFonts w:ascii="Arial" w:hAnsi="Arial" w:cs="Arial"/>
                <w:bCs/>
              </w:rPr>
              <w:t>and</w:t>
            </w:r>
            <w:r w:rsidRPr="005811E2">
              <w:rPr>
                <w:rFonts w:ascii="Arial" w:hAnsi="Arial" w:cs="Arial"/>
                <w:bCs/>
              </w:rPr>
              <w:t xml:space="preserve"> native of </w:t>
            </w:r>
            <w:r w:rsidR="007464A9">
              <w:rPr>
                <w:rFonts w:ascii="Arial" w:hAnsi="Arial" w:cs="Arial"/>
              </w:rPr>
              <w:t>XX</w:t>
            </w:r>
            <w:r w:rsidR="00674B3E">
              <w:rPr>
                <w:rFonts w:ascii="Arial" w:hAnsi="Arial" w:cs="Arial"/>
              </w:rPr>
              <w:t>.</w:t>
            </w:r>
          </w:p>
          <w:p w:rsidR="00977B28" w:rsidRPr="005811E2" w:rsidRDefault="00977B28" w:rsidP="00977B28">
            <w:pPr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  <w:bCs/>
              </w:rPr>
              <w:t>And their fami</w:t>
            </w:r>
            <w:r w:rsidR="00644418" w:rsidRPr="005811E2">
              <w:rPr>
                <w:rFonts w:ascii="Arial" w:hAnsi="Arial" w:cs="Arial"/>
              </w:rPr>
              <w:t xml:space="preserve">ly details: </w:t>
            </w:r>
          </w:p>
          <w:p w:rsidR="00866D95" w:rsidRDefault="00866D95" w:rsidP="00F97DD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Mr. </w:t>
            </w:r>
            <w:r w:rsidR="007464A9">
              <w:rPr>
                <w:rFonts w:ascii="Arial" w:hAnsi="Arial" w:cs="Arial"/>
              </w:rPr>
              <w:t>XXXX</w:t>
            </w:r>
            <w:r>
              <w:rPr>
                <w:rFonts w:ascii="Arial" w:hAnsi="Arial" w:cs="Arial"/>
              </w:rPr>
              <w:t xml:space="preserve"> – Son – 25 years – Degree – Partner </w:t>
            </w:r>
          </w:p>
          <w:p w:rsidR="001015E2" w:rsidRPr="00F97DD0" w:rsidRDefault="00866D95" w:rsidP="007464A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Mr. </w:t>
            </w:r>
            <w:r w:rsidR="007464A9">
              <w:rPr>
                <w:rFonts w:ascii="Arial" w:hAnsi="Arial" w:cs="Arial"/>
              </w:rPr>
              <w:t>XX</w:t>
            </w:r>
            <w:r>
              <w:rPr>
                <w:rFonts w:ascii="Arial" w:hAnsi="Arial" w:cs="Arial"/>
              </w:rPr>
              <w:t xml:space="preserve"> – Son – 21 years – Degree – Student </w:t>
            </w:r>
            <w:r w:rsidR="00F97DD0">
              <w:rPr>
                <w:rFonts w:ascii="Arial" w:hAnsi="Arial" w:cs="Arial"/>
              </w:rPr>
              <w:t xml:space="preserve"> </w:t>
            </w:r>
          </w:p>
        </w:tc>
      </w:tr>
    </w:tbl>
    <w:p w:rsidR="003002A7" w:rsidRPr="005811E2" w:rsidRDefault="003002A7" w:rsidP="00977B28">
      <w:pPr>
        <w:spacing w:before="81"/>
        <w:ind w:right="2429"/>
        <w:rPr>
          <w:rFonts w:ascii="Arial" w:hAnsi="Arial" w:cs="Arial"/>
          <w:b/>
        </w:rPr>
      </w:pPr>
    </w:p>
    <w:p w:rsidR="00BE394A" w:rsidRPr="005811E2" w:rsidRDefault="003002A7" w:rsidP="0063605E">
      <w:pPr>
        <w:spacing w:before="81"/>
        <w:ind w:left="1980" w:right="700" w:hanging="450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Business Details</w:t>
      </w:r>
      <w:r w:rsidR="00703EEF" w:rsidRPr="005811E2">
        <w:rPr>
          <w:rFonts w:ascii="Arial" w:hAnsi="Arial" w:cs="Arial"/>
          <w:b/>
        </w:rPr>
        <w:t>(</w:t>
      </w:r>
      <w:r w:rsidR="008F3CA0" w:rsidRPr="005811E2">
        <w:rPr>
          <w:rFonts w:ascii="Arial" w:hAnsi="Arial" w:cs="Arial"/>
          <w:b/>
        </w:rPr>
        <w:t>S</w:t>
      </w:r>
      <w:r w:rsidR="0063605E" w:rsidRPr="005811E2">
        <w:rPr>
          <w:rFonts w:ascii="Arial" w:hAnsi="Arial" w:cs="Arial"/>
          <w:b/>
        </w:rPr>
        <w:t>eparate for additional business)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7606"/>
      </w:tblGrid>
      <w:tr w:rsidR="00BE394A" w:rsidRPr="005811E2" w:rsidTr="00FC148E">
        <w:trPr>
          <w:trHeight w:val="391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before="2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Business Name</w:t>
            </w:r>
          </w:p>
        </w:tc>
        <w:tc>
          <w:tcPr>
            <w:tcW w:w="7606" w:type="dxa"/>
          </w:tcPr>
          <w:p w:rsidR="00BE394A" w:rsidRPr="005811E2" w:rsidRDefault="0004284A" w:rsidP="007464A9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5811E2">
              <w:rPr>
                <w:rFonts w:ascii="Arial" w:hAnsi="Arial" w:cs="Arial"/>
                <w:sz w:val="22"/>
                <w:szCs w:val="22"/>
              </w:rPr>
              <w:t xml:space="preserve">M/s. </w:t>
            </w:r>
            <w:r w:rsidR="007464A9">
              <w:rPr>
                <w:rFonts w:ascii="Arial" w:hAnsi="Arial" w:cs="Arial"/>
                <w:sz w:val="22"/>
                <w:szCs w:val="22"/>
              </w:rPr>
              <w:t>XXX</w:t>
            </w:r>
          </w:p>
        </w:tc>
      </w:tr>
      <w:tr w:rsidR="00BE394A" w:rsidRPr="005811E2" w:rsidTr="00FC148E">
        <w:trPr>
          <w:trHeight w:val="269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39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Type of Entity</w:t>
            </w:r>
          </w:p>
        </w:tc>
        <w:tc>
          <w:tcPr>
            <w:tcW w:w="7606" w:type="dxa"/>
          </w:tcPr>
          <w:p w:rsidR="00BE394A" w:rsidRPr="005811E2" w:rsidRDefault="00866D95" w:rsidP="00831171">
            <w:pPr>
              <w:pStyle w:val="TableParagraph"/>
              <w:spacing w:line="239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Partnership</w:t>
            </w:r>
            <w:r w:rsidR="003002A7" w:rsidRPr="005811E2">
              <w:rPr>
                <w:rFonts w:ascii="Arial" w:hAnsi="Arial" w:cs="Arial"/>
              </w:rPr>
              <w:t xml:space="preserve"> Firm</w:t>
            </w:r>
          </w:p>
        </w:tc>
      </w:tr>
      <w:tr w:rsidR="00BE394A" w:rsidRPr="005811E2" w:rsidTr="00FC148E">
        <w:trPr>
          <w:trHeight w:val="237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17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GST Number</w:t>
            </w:r>
          </w:p>
        </w:tc>
        <w:tc>
          <w:tcPr>
            <w:tcW w:w="7606" w:type="dxa"/>
          </w:tcPr>
          <w:p w:rsidR="000E21D7" w:rsidRPr="00B312E1" w:rsidRDefault="007464A9" w:rsidP="00866D95">
            <w:pPr>
              <w:pStyle w:val="TableParagraph"/>
              <w:spacing w:line="217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</w:t>
            </w:r>
          </w:p>
        </w:tc>
      </w:tr>
      <w:tr w:rsidR="00BE394A" w:rsidRPr="005811E2" w:rsidTr="00FC148E">
        <w:trPr>
          <w:trHeight w:val="242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Legal Name</w:t>
            </w:r>
          </w:p>
        </w:tc>
        <w:tc>
          <w:tcPr>
            <w:tcW w:w="7606" w:type="dxa"/>
          </w:tcPr>
          <w:p w:rsidR="000E21D7" w:rsidRPr="005811E2" w:rsidRDefault="00993A00" w:rsidP="007464A9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Mrs. </w:t>
            </w:r>
            <w:r w:rsidR="007464A9">
              <w:rPr>
                <w:rFonts w:ascii="Arial" w:hAnsi="Arial" w:cs="Arial"/>
              </w:rPr>
              <w:t>XX</w:t>
            </w:r>
            <w:r w:rsidRPr="005811E2">
              <w:rPr>
                <w:rFonts w:ascii="Arial" w:hAnsi="Arial" w:cs="Arial"/>
              </w:rPr>
              <w:t xml:space="preserve"> </w:t>
            </w:r>
            <w:r w:rsidR="00644418" w:rsidRPr="005811E2">
              <w:rPr>
                <w:rFonts w:ascii="Arial" w:hAnsi="Arial" w:cs="Arial"/>
              </w:rPr>
              <w:t>(As verified from GST Registration)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Trade Name</w:t>
            </w:r>
          </w:p>
        </w:tc>
        <w:tc>
          <w:tcPr>
            <w:tcW w:w="7606" w:type="dxa"/>
          </w:tcPr>
          <w:p w:rsidR="000E21D7" w:rsidRPr="005811E2" w:rsidRDefault="00993A00" w:rsidP="007464A9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M/s. </w:t>
            </w:r>
            <w:r w:rsidR="007464A9">
              <w:rPr>
                <w:rFonts w:ascii="Arial" w:hAnsi="Arial" w:cs="Arial"/>
              </w:rPr>
              <w:t>XXX</w:t>
            </w:r>
            <w:r>
              <w:rPr>
                <w:rFonts w:ascii="Arial" w:hAnsi="Arial" w:cs="Arial"/>
              </w:rPr>
              <w:t xml:space="preserve"> </w:t>
            </w:r>
            <w:r w:rsidR="00644418" w:rsidRPr="005811E2">
              <w:rPr>
                <w:rFonts w:ascii="Arial" w:hAnsi="Arial" w:cs="Arial"/>
              </w:rPr>
              <w:t>(As verified from GST Registration)</w:t>
            </w:r>
          </w:p>
        </w:tc>
      </w:tr>
      <w:tr w:rsidR="00BE394A" w:rsidRPr="005811E2" w:rsidTr="00FC148E">
        <w:trPr>
          <w:trHeight w:val="48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43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Last GST Return</w:t>
            </w:r>
          </w:p>
          <w:p w:rsidR="00BE394A" w:rsidRPr="005811E2" w:rsidRDefault="003002A7">
            <w:pPr>
              <w:pStyle w:val="TableParagraph"/>
              <w:spacing w:line="221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(As per GST records)</w:t>
            </w:r>
          </w:p>
        </w:tc>
        <w:tc>
          <w:tcPr>
            <w:tcW w:w="7606" w:type="dxa"/>
          </w:tcPr>
          <w:p w:rsidR="000E21D7" w:rsidRPr="005811E2" w:rsidRDefault="00F60080" w:rsidP="000E21D7">
            <w:pPr>
              <w:pStyle w:val="TableParagraph"/>
              <w:spacing w:before="8" w:line="242" w:lineRule="exact"/>
              <w:ind w:left="107" w:right="1088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</w:t>
            </w:r>
          </w:p>
        </w:tc>
      </w:tr>
      <w:tr w:rsidR="00BE394A" w:rsidRPr="005811E2" w:rsidTr="00FC148E">
        <w:trPr>
          <w:trHeight w:val="237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17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Establishment</w:t>
            </w:r>
          </w:p>
        </w:tc>
        <w:tc>
          <w:tcPr>
            <w:tcW w:w="7606" w:type="dxa"/>
          </w:tcPr>
          <w:p w:rsidR="000E21D7" w:rsidRPr="005811E2" w:rsidRDefault="00993A00" w:rsidP="00F60080">
            <w:pPr>
              <w:pStyle w:val="TableParagraph"/>
              <w:spacing w:line="217" w:lineRule="exact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3002A7" w:rsidRPr="005811E2">
              <w:rPr>
                <w:rFonts w:ascii="Arial" w:hAnsi="Arial" w:cs="Arial"/>
              </w:rPr>
              <w:t xml:space="preserve"> years </w:t>
            </w:r>
          </w:p>
        </w:tc>
      </w:tr>
      <w:tr w:rsidR="00BE394A" w:rsidRPr="005811E2" w:rsidTr="00FC148E">
        <w:trPr>
          <w:trHeight w:val="241"/>
        </w:trPr>
        <w:tc>
          <w:tcPr>
            <w:tcW w:w="2341" w:type="dxa"/>
          </w:tcPr>
          <w:p w:rsidR="00BE394A" w:rsidRPr="005811E2" w:rsidRDefault="00203652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lastRenderedPageBreak/>
              <w:t xml:space="preserve">Shop </w:t>
            </w:r>
            <w:r w:rsidR="003002A7" w:rsidRPr="005811E2">
              <w:rPr>
                <w:rFonts w:ascii="Arial" w:hAnsi="Arial" w:cs="Arial"/>
              </w:rPr>
              <w:t xml:space="preserve"> Address</w:t>
            </w:r>
          </w:p>
        </w:tc>
        <w:tc>
          <w:tcPr>
            <w:tcW w:w="7606" w:type="dxa"/>
          </w:tcPr>
          <w:p w:rsidR="000E21D7" w:rsidRPr="005811E2" w:rsidRDefault="007464A9" w:rsidP="00993A00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before="2"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Shop Ownership</w:t>
            </w:r>
          </w:p>
        </w:tc>
        <w:tc>
          <w:tcPr>
            <w:tcW w:w="7606" w:type="dxa"/>
          </w:tcPr>
          <w:p w:rsidR="000E21D7" w:rsidRPr="005811E2" w:rsidRDefault="0063605E" w:rsidP="004B321E">
            <w:pPr>
              <w:pStyle w:val="TableParagraph"/>
              <w:spacing w:before="2" w:line="222" w:lineRule="exact"/>
              <w:ind w:left="107"/>
              <w:rPr>
                <w:rFonts w:ascii="Arial" w:hAnsi="Arial" w:cs="Arial"/>
              </w:rPr>
            </w:pPr>
            <w:r w:rsidRPr="00993A00">
              <w:rPr>
                <w:rFonts w:ascii="Arial" w:hAnsi="Arial" w:cs="Arial"/>
                <w:bCs/>
              </w:rPr>
              <w:t>Owned</w:t>
            </w:r>
            <w:r w:rsidRPr="005811E2">
              <w:rPr>
                <w:rFonts w:ascii="Arial" w:hAnsi="Arial" w:cs="Arial"/>
              </w:rPr>
              <w:t xml:space="preserve">/ </w:t>
            </w:r>
            <w:r w:rsidRPr="00993A00">
              <w:rPr>
                <w:rFonts w:ascii="Arial" w:hAnsi="Arial" w:cs="Arial"/>
                <w:b/>
                <w:bCs/>
              </w:rPr>
              <w:t>Rented</w:t>
            </w:r>
            <w:r w:rsidRPr="005811E2">
              <w:rPr>
                <w:rFonts w:ascii="Arial" w:hAnsi="Arial" w:cs="Arial"/>
                <w:b/>
              </w:rPr>
              <w:t>.</w:t>
            </w:r>
          </w:p>
        </w:tc>
      </w:tr>
      <w:tr w:rsidR="00BE394A" w:rsidRPr="005811E2" w:rsidTr="00FC148E">
        <w:trPr>
          <w:trHeight w:val="241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Godown</w:t>
            </w:r>
          </w:p>
        </w:tc>
        <w:tc>
          <w:tcPr>
            <w:tcW w:w="7606" w:type="dxa"/>
          </w:tcPr>
          <w:p w:rsidR="000E21D7" w:rsidRPr="005811E2" w:rsidRDefault="00F60080" w:rsidP="00F60080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Godown Ownership</w:t>
            </w:r>
          </w:p>
        </w:tc>
        <w:tc>
          <w:tcPr>
            <w:tcW w:w="7606" w:type="dxa"/>
          </w:tcPr>
          <w:p w:rsidR="000E21D7" w:rsidRPr="005811E2" w:rsidRDefault="00F60080" w:rsidP="004B321E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</w:t>
            </w:r>
          </w:p>
        </w:tc>
      </w:tr>
      <w:tr w:rsidR="00BE394A" w:rsidRPr="005811E2" w:rsidTr="00F97DD0">
        <w:trPr>
          <w:trHeight w:val="52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Nature of Business</w:t>
            </w:r>
          </w:p>
        </w:tc>
        <w:tc>
          <w:tcPr>
            <w:tcW w:w="7606" w:type="dxa"/>
          </w:tcPr>
          <w:p w:rsidR="000E21D7" w:rsidRPr="005811E2" w:rsidRDefault="00993A00" w:rsidP="00F97DD0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Trading of Toys and </w:t>
            </w:r>
            <w:r>
              <w:rPr>
                <w:rFonts w:ascii="Arial" w:eastAsia="Calibri" w:hAnsi="Arial" w:cs="Arial"/>
                <w:color w:val="000000"/>
              </w:rPr>
              <w:t xml:space="preserve">Kids ware 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Product Details</w:t>
            </w:r>
            <w:r w:rsidR="00206A1A" w:rsidRPr="005811E2">
              <w:rPr>
                <w:rFonts w:ascii="Arial" w:hAnsi="Arial" w:cs="Arial"/>
              </w:rPr>
              <w:t xml:space="preserve"> and  ( please also comment on Vintage of the product deals by the firm &amp; Future changes if any)</w:t>
            </w:r>
          </w:p>
        </w:tc>
        <w:tc>
          <w:tcPr>
            <w:tcW w:w="7606" w:type="dxa"/>
          </w:tcPr>
          <w:p w:rsidR="00BE394A" w:rsidRPr="005811E2" w:rsidRDefault="00F60080" w:rsidP="00F60080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</w:t>
            </w:r>
          </w:p>
        </w:tc>
      </w:tr>
      <w:tr w:rsidR="00BE394A" w:rsidRPr="005811E2" w:rsidTr="00955063">
        <w:trPr>
          <w:trHeight w:val="4589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Business Process</w:t>
            </w:r>
          </w:p>
        </w:tc>
        <w:tc>
          <w:tcPr>
            <w:tcW w:w="7606" w:type="dxa"/>
          </w:tcPr>
          <w:p w:rsidR="00993A00" w:rsidRPr="00B40F2D" w:rsidRDefault="00993A00" w:rsidP="00993A00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</w:tabs>
              <w:spacing w:before="1" w:line="235" w:lineRule="auto"/>
              <w:ind w:right="89"/>
              <w:rPr>
                <w:rFonts w:ascii="Arial" w:hAnsi="Arial" w:cs="Arial"/>
              </w:rPr>
            </w:pPr>
            <w:r w:rsidRPr="00B40F2D">
              <w:rPr>
                <w:rFonts w:ascii="Arial" w:hAnsi="Arial" w:cs="Arial"/>
              </w:rPr>
              <w:t xml:space="preserve">Business name is M/s. </w:t>
            </w:r>
            <w:r w:rsidR="007464A9">
              <w:rPr>
                <w:rFonts w:ascii="Arial" w:hAnsi="Arial" w:cs="Arial"/>
              </w:rPr>
              <w:t>XXX</w:t>
            </w:r>
          </w:p>
          <w:p w:rsidR="00993A00" w:rsidRPr="00B40F2D" w:rsidRDefault="00993A00" w:rsidP="00993A00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</w:tabs>
              <w:spacing w:before="1" w:line="235" w:lineRule="auto"/>
              <w:ind w:right="89"/>
              <w:rPr>
                <w:rFonts w:ascii="Arial" w:hAnsi="Arial" w:cs="Arial"/>
              </w:rPr>
            </w:pPr>
            <w:r w:rsidRPr="00B40F2D">
              <w:rPr>
                <w:rFonts w:ascii="Arial" w:hAnsi="Arial" w:cs="Arial"/>
              </w:rPr>
              <w:t xml:space="preserve">It is a Partnership Firm which was started in </w:t>
            </w:r>
            <w:r>
              <w:rPr>
                <w:rFonts w:ascii="Arial" w:hAnsi="Arial" w:cs="Arial"/>
              </w:rPr>
              <w:t>2019</w:t>
            </w:r>
            <w:r w:rsidRPr="00B40F2D">
              <w:rPr>
                <w:rFonts w:ascii="Arial" w:hAnsi="Arial" w:cs="Arial"/>
              </w:rPr>
              <w:t xml:space="preserve">. </w:t>
            </w:r>
          </w:p>
          <w:p w:rsidR="00993A00" w:rsidRDefault="00993A00" w:rsidP="00993A00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</w:tabs>
              <w:spacing w:before="1" w:line="235" w:lineRule="auto"/>
              <w:ind w:right="89"/>
              <w:rPr>
                <w:rFonts w:ascii="Arial" w:hAnsi="Arial" w:cs="Arial"/>
              </w:rPr>
            </w:pPr>
            <w:r w:rsidRPr="00B40F2D">
              <w:rPr>
                <w:rFonts w:ascii="Arial" w:hAnsi="Arial" w:cs="Arial"/>
              </w:rPr>
              <w:t xml:space="preserve">Partners are </w:t>
            </w:r>
            <w:r>
              <w:rPr>
                <w:rFonts w:ascii="Arial" w:hAnsi="Arial" w:cs="Arial"/>
              </w:rPr>
              <w:t xml:space="preserve">Mrs. </w:t>
            </w:r>
            <w:r w:rsidR="007464A9">
              <w:rPr>
                <w:rFonts w:ascii="Arial" w:hAnsi="Arial" w:cs="Arial"/>
              </w:rPr>
              <w:t>XXX</w:t>
            </w:r>
            <w:r>
              <w:rPr>
                <w:rFonts w:ascii="Arial" w:hAnsi="Arial" w:cs="Arial"/>
              </w:rPr>
              <w:t>and</w:t>
            </w:r>
            <w:r w:rsidRPr="00B40F2D">
              <w:rPr>
                <w:rFonts w:ascii="Arial" w:hAnsi="Arial" w:cs="Arial"/>
              </w:rPr>
              <w:t xml:space="preserve"> </w:t>
            </w:r>
            <w:r w:rsidR="007464A9">
              <w:rPr>
                <w:rFonts w:ascii="Arial" w:hAnsi="Arial" w:cs="Arial"/>
              </w:rPr>
              <w:t>XX</w:t>
            </w:r>
            <w:r w:rsidRPr="00B40F2D">
              <w:rPr>
                <w:rFonts w:ascii="Arial" w:hAnsi="Arial" w:cs="Arial"/>
              </w:rPr>
              <w:t xml:space="preserve"> sharing profit and losses are </w:t>
            </w:r>
            <w:r>
              <w:rPr>
                <w:rFonts w:ascii="Arial" w:hAnsi="Arial" w:cs="Arial"/>
              </w:rPr>
              <w:t>60:40</w:t>
            </w:r>
            <w:r w:rsidRPr="00B40F2D">
              <w:rPr>
                <w:rFonts w:ascii="Arial" w:hAnsi="Arial" w:cs="Arial"/>
              </w:rPr>
              <w:t xml:space="preserve"> ratios respectively.</w:t>
            </w:r>
          </w:p>
          <w:p w:rsidR="00993A00" w:rsidRDefault="00993A00" w:rsidP="00993A00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</w:tabs>
              <w:spacing w:before="1" w:line="235" w:lineRule="auto"/>
              <w:ind w:right="89"/>
              <w:rPr>
                <w:rFonts w:ascii="Arial" w:hAnsi="Arial" w:cs="Arial"/>
              </w:rPr>
            </w:pPr>
            <w:r w:rsidRPr="00E2284F">
              <w:rPr>
                <w:rFonts w:ascii="Arial" w:hAnsi="Arial" w:cs="Arial"/>
              </w:rPr>
              <w:t xml:space="preserve">Applicant is a managing partner and </w:t>
            </w:r>
            <w:r w:rsidR="00955063">
              <w:rPr>
                <w:rFonts w:ascii="Arial" w:hAnsi="Arial" w:cs="Arial"/>
              </w:rPr>
              <w:t>s</w:t>
            </w:r>
            <w:r w:rsidRPr="00E2284F">
              <w:rPr>
                <w:rFonts w:ascii="Arial" w:hAnsi="Arial" w:cs="Arial"/>
              </w:rPr>
              <w:t>he takes care of all the business activities.</w:t>
            </w:r>
          </w:p>
          <w:p w:rsidR="00955063" w:rsidRDefault="00955063" w:rsidP="00955063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Nature of Business is Trading of Toys and kids ware.</w:t>
            </w:r>
          </w:p>
          <w:p w:rsidR="00955063" w:rsidRPr="00955063" w:rsidRDefault="00955063" w:rsidP="00955063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 xml:space="preserve">She sells all types of </w:t>
            </w:r>
            <w:r w:rsidRPr="00955063">
              <w:rPr>
                <w:rFonts w:ascii="Arial" w:eastAsia="Calibri" w:hAnsi="Arial" w:cs="Arial"/>
                <w:color w:val="000000"/>
              </w:rPr>
              <w:t>Gifts, Children Garments, Play Scho</w:t>
            </w:r>
            <w:r>
              <w:rPr>
                <w:rFonts w:ascii="Arial" w:eastAsia="Calibri" w:hAnsi="Arial" w:cs="Arial"/>
                <w:color w:val="000000"/>
              </w:rPr>
              <w:t>ol Items, Cradles, Baby Cycles a</w:t>
            </w:r>
            <w:r w:rsidRPr="00955063">
              <w:rPr>
                <w:rFonts w:ascii="Arial" w:eastAsia="Calibri" w:hAnsi="Arial" w:cs="Arial"/>
                <w:color w:val="000000"/>
              </w:rPr>
              <w:t xml:space="preserve">nd Electronics Vehicles </w:t>
            </w:r>
            <w:r>
              <w:rPr>
                <w:rFonts w:ascii="Arial" w:eastAsia="Calibri" w:hAnsi="Arial" w:cs="Arial"/>
                <w:color w:val="000000"/>
              </w:rPr>
              <w:t>e</w:t>
            </w:r>
            <w:r w:rsidRPr="00955063">
              <w:rPr>
                <w:rFonts w:ascii="Arial" w:eastAsia="Calibri" w:hAnsi="Arial" w:cs="Arial"/>
                <w:color w:val="000000"/>
              </w:rPr>
              <w:t>tc.</w:t>
            </w:r>
          </w:p>
          <w:p w:rsidR="00955063" w:rsidRDefault="00955063" w:rsidP="0017697F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She purchases stock from Karimnagar, Vijayawada and Hyderabad.</w:t>
            </w:r>
          </w:p>
          <w:p w:rsidR="00955063" w:rsidRDefault="00955063" w:rsidP="0017697F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She sells these items in wholesale and retail rates.</w:t>
            </w:r>
          </w:p>
          <w:p w:rsidR="0017697F" w:rsidRPr="001262DA" w:rsidRDefault="00955063" w:rsidP="0017697F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There are 05</w:t>
            </w:r>
            <w:r w:rsidR="0017697F" w:rsidRPr="001262DA">
              <w:rPr>
                <w:rFonts w:ascii="Arial" w:eastAsia="Calibri" w:hAnsi="Arial" w:cs="Arial"/>
                <w:color w:val="000000"/>
              </w:rPr>
              <w:t xml:space="preserve"> employees are working under the applicant</w:t>
            </w:r>
            <w:r>
              <w:rPr>
                <w:rFonts w:ascii="Arial" w:eastAsia="Calibri" w:hAnsi="Arial" w:cs="Arial"/>
                <w:color w:val="000000"/>
              </w:rPr>
              <w:t xml:space="preserve"> and she </w:t>
            </w:r>
            <w:r w:rsidR="007C2493">
              <w:rPr>
                <w:rFonts w:ascii="Arial" w:eastAsia="Calibri" w:hAnsi="Arial" w:cs="Arial"/>
                <w:color w:val="000000"/>
              </w:rPr>
              <w:t>pays salaries amount of Rs. 75</w:t>
            </w:r>
            <w:r>
              <w:rPr>
                <w:rFonts w:ascii="Arial" w:eastAsia="Calibri" w:hAnsi="Arial" w:cs="Arial"/>
                <w:color w:val="000000"/>
              </w:rPr>
              <w:t>,000/- per month</w:t>
            </w:r>
            <w:r w:rsidR="0017697F" w:rsidRPr="001262DA">
              <w:rPr>
                <w:rFonts w:ascii="Arial" w:eastAsia="Calibri" w:hAnsi="Arial" w:cs="Arial"/>
                <w:color w:val="000000"/>
              </w:rPr>
              <w:t>.</w:t>
            </w:r>
          </w:p>
          <w:p w:rsidR="0017697F" w:rsidRDefault="0017697F" w:rsidP="0017697F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 w:rsidRPr="001262DA">
              <w:rPr>
                <w:rFonts w:ascii="Arial" w:eastAsia="Calibri" w:hAnsi="Arial" w:cs="Arial"/>
                <w:color w:val="000000"/>
              </w:rPr>
              <w:t xml:space="preserve">Applicant is running </w:t>
            </w:r>
            <w:r w:rsidR="00955063">
              <w:rPr>
                <w:rFonts w:ascii="Arial" w:eastAsia="Calibri" w:hAnsi="Arial" w:cs="Arial"/>
                <w:color w:val="000000"/>
              </w:rPr>
              <w:t>her</w:t>
            </w:r>
            <w:r w:rsidRPr="001262DA">
              <w:rPr>
                <w:rFonts w:ascii="Arial" w:eastAsia="Calibri" w:hAnsi="Arial" w:cs="Arial"/>
                <w:color w:val="000000"/>
              </w:rPr>
              <w:t xml:space="preserve"> business at </w:t>
            </w:r>
            <w:r w:rsidR="00955063">
              <w:rPr>
                <w:rFonts w:ascii="Arial" w:eastAsia="Calibri" w:hAnsi="Arial" w:cs="Arial"/>
                <w:color w:val="000000"/>
              </w:rPr>
              <w:t>rented</w:t>
            </w:r>
            <w:r w:rsidRPr="001262DA">
              <w:rPr>
                <w:rFonts w:ascii="Arial" w:eastAsia="Calibri" w:hAnsi="Arial" w:cs="Arial"/>
                <w:color w:val="000000"/>
              </w:rPr>
              <w:t xml:space="preserve"> premises</w:t>
            </w:r>
            <w:r w:rsidR="00955063">
              <w:rPr>
                <w:rFonts w:ascii="Arial" w:eastAsia="Calibri" w:hAnsi="Arial" w:cs="Arial"/>
                <w:color w:val="000000"/>
              </w:rPr>
              <w:t xml:space="preserve"> and she pays rent amount of Rs. 1,40,000/- per month. </w:t>
            </w:r>
          </w:p>
          <w:p w:rsidR="00955063" w:rsidRPr="001262DA" w:rsidRDefault="00955063" w:rsidP="0017697F">
            <w:pPr>
              <w:pStyle w:val="ListParagraph"/>
              <w:numPr>
                <w:ilvl w:val="0"/>
                <w:numId w:val="41"/>
              </w:numPr>
              <w:autoSpaceDE/>
              <w:autoSpaceDN/>
              <w:contextualSpacing/>
              <w:rPr>
                <w:rFonts w:ascii="Arial" w:eastAsia="Calibri" w:hAnsi="Arial" w:cs="Arial"/>
                <w:color w:val="000000"/>
              </w:rPr>
            </w:pPr>
            <w:r>
              <w:rPr>
                <w:rFonts w:ascii="Arial" w:eastAsia="Calibri" w:hAnsi="Arial" w:cs="Arial"/>
                <w:color w:val="000000"/>
              </w:rPr>
              <w:t>S</w:t>
            </w:r>
            <w:r w:rsidR="007C2493">
              <w:rPr>
                <w:rFonts w:ascii="Arial" w:eastAsia="Calibri" w:hAnsi="Arial" w:cs="Arial"/>
                <w:color w:val="000000"/>
              </w:rPr>
              <w:t xml:space="preserve">he has maintaining around Rs. </w:t>
            </w:r>
            <w:r>
              <w:rPr>
                <w:rFonts w:ascii="Arial" w:eastAsia="Calibri" w:hAnsi="Arial" w:cs="Arial"/>
                <w:color w:val="000000"/>
              </w:rPr>
              <w:t>50,00,000/- in this Premise.</w:t>
            </w:r>
          </w:p>
          <w:p w:rsidR="008A1054" w:rsidRDefault="008A1054" w:rsidP="0017697F">
            <w:pPr>
              <w:pStyle w:val="TableParagraph"/>
              <w:numPr>
                <w:ilvl w:val="0"/>
                <w:numId w:val="41"/>
              </w:numPr>
              <w:tabs>
                <w:tab w:val="left" w:pos="827"/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261814">
              <w:rPr>
                <w:rFonts w:ascii="Arial" w:hAnsi="Arial" w:cs="Arial"/>
              </w:rPr>
              <w:t xml:space="preserve">Neighbour check done, we got positive feedback about the Applicant. </w:t>
            </w:r>
          </w:p>
          <w:p w:rsidR="00E30934" w:rsidRPr="008A1054" w:rsidRDefault="008A1054" w:rsidP="0017697F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5F0452">
              <w:rPr>
                <w:rFonts w:ascii="Arial" w:hAnsi="Arial" w:cs="Arial"/>
              </w:rPr>
              <w:t xml:space="preserve">The Status of the case is Positive.  </w:t>
            </w:r>
          </w:p>
        </w:tc>
      </w:tr>
      <w:tr w:rsidR="003002A7" w:rsidRPr="005811E2" w:rsidTr="00FC148E">
        <w:trPr>
          <w:trHeight w:val="441"/>
        </w:trPr>
        <w:tc>
          <w:tcPr>
            <w:tcW w:w="2341" w:type="dxa"/>
          </w:tcPr>
          <w:p w:rsidR="003002A7" w:rsidRPr="005811E2" w:rsidRDefault="003002A7">
            <w:pPr>
              <w:pStyle w:val="TableParagraph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Margins</w:t>
            </w:r>
          </w:p>
        </w:tc>
        <w:tc>
          <w:tcPr>
            <w:tcW w:w="7606" w:type="dxa"/>
          </w:tcPr>
          <w:p w:rsidR="000E21D7" w:rsidRPr="005811E2" w:rsidRDefault="003002A7" w:rsidP="00955063">
            <w:pPr>
              <w:pStyle w:val="TableParagraph"/>
              <w:ind w:right="98"/>
              <w:jc w:val="both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 xml:space="preserve">As </w:t>
            </w:r>
            <w:r w:rsidR="002B4F7B" w:rsidRPr="005811E2">
              <w:rPr>
                <w:rFonts w:ascii="Arial" w:hAnsi="Arial" w:cs="Arial"/>
              </w:rPr>
              <w:t>estimated, his</w:t>
            </w:r>
            <w:r w:rsidR="00576D64" w:rsidRPr="005811E2">
              <w:rPr>
                <w:rFonts w:ascii="Arial" w:hAnsi="Arial" w:cs="Arial"/>
              </w:rPr>
              <w:t xml:space="preserve"> monthly turnover is of Rs. </w:t>
            </w:r>
            <w:r w:rsidR="00955063">
              <w:rPr>
                <w:rFonts w:ascii="Arial" w:hAnsi="Arial" w:cs="Arial"/>
              </w:rPr>
              <w:t>15</w:t>
            </w:r>
            <w:r w:rsidR="00111D23">
              <w:rPr>
                <w:rFonts w:ascii="Arial" w:hAnsi="Arial" w:cs="Arial"/>
              </w:rPr>
              <w:t>,00,000</w:t>
            </w:r>
            <w:r w:rsidR="00576D64" w:rsidRPr="005811E2">
              <w:rPr>
                <w:rFonts w:ascii="Arial" w:hAnsi="Arial" w:cs="Arial"/>
              </w:rPr>
              <w:t>/- approx.</w:t>
            </w:r>
            <w:r w:rsidRPr="005811E2">
              <w:rPr>
                <w:rFonts w:ascii="Arial" w:hAnsi="Arial" w:cs="Arial"/>
              </w:rPr>
              <w:t xml:space="preserve"> and he get</w:t>
            </w:r>
            <w:r w:rsidR="00AF2A09" w:rsidRPr="005811E2">
              <w:rPr>
                <w:rFonts w:ascii="Arial" w:hAnsi="Arial" w:cs="Arial"/>
              </w:rPr>
              <w:t xml:space="preserve">s net profit margin of </w:t>
            </w:r>
            <w:r w:rsidR="007C2493">
              <w:rPr>
                <w:rFonts w:ascii="Arial" w:hAnsi="Arial" w:cs="Arial"/>
              </w:rPr>
              <w:t>9.00</w:t>
            </w:r>
            <w:r w:rsidR="00576D64" w:rsidRPr="005811E2">
              <w:rPr>
                <w:rFonts w:ascii="Arial" w:hAnsi="Arial" w:cs="Arial"/>
              </w:rPr>
              <w:t>% approx.</w:t>
            </w:r>
            <w:r w:rsidRPr="005811E2">
              <w:rPr>
                <w:rFonts w:ascii="Arial" w:hAnsi="Arial" w:cs="Arial"/>
              </w:rPr>
              <w:t xml:space="preserve"> in this business.</w:t>
            </w:r>
          </w:p>
        </w:tc>
      </w:tr>
      <w:tr w:rsidR="003002A7" w:rsidRPr="005811E2" w:rsidTr="00FC148E">
        <w:trPr>
          <w:trHeight w:val="687"/>
        </w:trPr>
        <w:tc>
          <w:tcPr>
            <w:tcW w:w="2341" w:type="dxa"/>
          </w:tcPr>
          <w:p w:rsidR="003002A7" w:rsidRPr="005811E2" w:rsidRDefault="003002A7">
            <w:pPr>
              <w:pStyle w:val="TableParagraph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Documents Observed</w:t>
            </w:r>
          </w:p>
        </w:tc>
        <w:tc>
          <w:tcPr>
            <w:tcW w:w="7606" w:type="dxa"/>
          </w:tcPr>
          <w:p w:rsidR="00111D23" w:rsidRDefault="003E16C1" w:rsidP="00C068C3">
            <w:pPr>
              <w:pStyle w:val="TableParagraph"/>
              <w:numPr>
                <w:ilvl w:val="0"/>
                <w:numId w:val="8"/>
              </w:numPr>
              <w:ind w:right="9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Purchase Bills</w:t>
            </w:r>
          </w:p>
          <w:p w:rsidR="003E16C1" w:rsidRDefault="00955063" w:rsidP="00C068C3">
            <w:pPr>
              <w:pStyle w:val="TableParagraph"/>
              <w:numPr>
                <w:ilvl w:val="0"/>
                <w:numId w:val="8"/>
              </w:numPr>
              <w:ind w:right="9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GST</w:t>
            </w:r>
            <w:r w:rsidR="003E16C1">
              <w:rPr>
                <w:rFonts w:ascii="Arial" w:hAnsi="Arial" w:cs="Arial"/>
              </w:rPr>
              <w:t xml:space="preserve"> Registration Certificate </w:t>
            </w:r>
          </w:p>
          <w:p w:rsidR="003E16C1" w:rsidRPr="003E16C1" w:rsidRDefault="003E16C1" w:rsidP="003E16C1">
            <w:pPr>
              <w:pStyle w:val="TableParagraph"/>
              <w:numPr>
                <w:ilvl w:val="0"/>
                <w:numId w:val="8"/>
              </w:numPr>
              <w:ind w:right="9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Bank Statements </w:t>
            </w:r>
          </w:p>
        </w:tc>
      </w:tr>
      <w:tr w:rsidR="00497D83" w:rsidRPr="005811E2" w:rsidTr="00FC148E">
        <w:trPr>
          <w:trHeight w:val="613"/>
        </w:trPr>
        <w:tc>
          <w:tcPr>
            <w:tcW w:w="2341" w:type="dxa"/>
          </w:tcPr>
          <w:p w:rsidR="00497D83" w:rsidRPr="005811E2" w:rsidRDefault="00497D83">
            <w:pPr>
              <w:pStyle w:val="TableParagraph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Activity Observed</w:t>
            </w:r>
          </w:p>
        </w:tc>
        <w:tc>
          <w:tcPr>
            <w:tcW w:w="7606" w:type="dxa"/>
          </w:tcPr>
          <w:p w:rsidR="009852BC" w:rsidRPr="005811E2" w:rsidRDefault="002B4F7B" w:rsidP="003002A7">
            <w:pPr>
              <w:pStyle w:val="TableParagraph"/>
              <w:numPr>
                <w:ilvl w:val="0"/>
                <w:numId w:val="9"/>
              </w:numPr>
              <w:ind w:right="98"/>
              <w:jc w:val="both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Five</w:t>
            </w:r>
            <w:r w:rsidR="00794FC9" w:rsidRPr="005811E2">
              <w:rPr>
                <w:rFonts w:ascii="Arial" w:hAnsi="Arial" w:cs="Arial"/>
              </w:rPr>
              <w:t>customer’s</w:t>
            </w:r>
            <w:r w:rsidR="0063605E" w:rsidRPr="005811E2">
              <w:rPr>
                <w:rFonts w:ascii="Arial" w:hAnsi="Arial" w:cs="Arial"/>
              </w:rPr>
              <w:t xml:space="preserve"> walk-ins during the time </w:t>
            </w:r>
            <w:r w:rsidR="004F6C6A" w:rsidRPr="005811E2">
              <w:rPr>
                <w:rFonts w:ascii="Arial" w:hAnsi="Arial" w:cs="Arial"/>
              </w:rPr>
              <w:t>PD</w:t>
            </w:r>
            <w:r w:rsidR="0063605E" w:rsidRPr="005811E2">
              <w:rPr>
                <w:rFonts w:ascii="Arial" w:hAnsi="Arial" w:cs="Arial"/>
              </w:rPr>
              <w:t xml:space="preserve"> conducted.</w:t>
            </w:r>
          </w:p>
          <w:p w:rsidR="00967B83" w:rsidRPr="005811E2" w:rsidRDefault="00497D83" w:rsidP="00967B83">
            <w:pPr>
              <w:pStyle w:val="TableParagraph"/>
              <w:numPr>
                <w:ilvl w:val="0"/>
                <w:numId w:val="9"/>
              </w:numPr>
              <w:ind w:right="98"/>
              <w:jc w:val="both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Size of shop</w:t>
            </w:r>
            <w:r w:rsidR="00F60080" w:rsidRPr="005811E2">
              <w:rPr>
                <w:rFonts w:ascii="Arial" w:hAnsi="Arial" w:cs="Arial"/>
              </w:rPr>
              <w:t xml:space="preserve">: </w:t>
            </w:r>
            <w:r w:rsidR="004F6C6A" w:rsidRPr="005811E2">
              <w:rPr>
                <w:rFonts w:ascii="Arial" w:hAnsi="Arial" w:cs="Arial"/>
              </w:rPr>
              <w:t>-</w:t>
            </w:r>
            <w:r w:rsidR="00274800" w:rsidRPr="005811E2">
              <w:rPr>
                <w:rFonts w:ascii="Arial" w:hAnsi="Arial" w:cs="Arial"/>
              </w:rPr>
              <w:t xml:space="preserve"> NA</w:t>
            </w:r>
          </w:p>
        </w:tc>
      </w:tr>
    </w:tbl>
    <w:p w:rsidR="00BE394A" w:rsidRPr="005811E2" w:rsidRDefault="00BE394A">
      <w:pPr>
        <w:pStyle w:val="BodyText"/>
        <w:spacing w:before="11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>
      <w:pPr>
        <w:spacing w:before="1"/>
        <w:ind w:left="2092" w:right="2429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Inputs/Purchases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7606"/>
      </w:tblGrid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Details of Inputs</w:t>
            </w:r>
          </w:p>
        </w:tc>
        <w:tc>
          <w:tcPr>
            <w:tcW w:w="7606" w:type="dxa"/>
          </w:tcPr>
          <w:p w:rsidR="00BE394A" w:rsidRPr="005811E2" w:rsidRDefault="00EC1027" w:rsidP="00794FC9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65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Purchase Details</w:t>
            </w:r>
          </w:p>
        </w:tc>
        <w:tc>
          <w:tcPr>
            <w:tcW w:w="7606" w:type="dxa"/>
          </w:tcPr>
          <w:p w:rsidR="00BE394A" w:rsidRPr="005811E2" w:rsidRDefault="00EC1027" w:rsidP="00E30934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Order Cycle</w:t>
            </w:r>
          </w:p>
        </w:tc>
        <w:tc>
          <w:tcPr>
            <w:tcW w:w="7606" w:type="dxa"/>
          </w:tcPr>
          <w:p w:rsidR="00BE394A" w:rsidRPr="005811E2" w:rsidRDefault="00EC1027" w:rsidP="00EC1027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41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Avg Order Qnty</w:t>
            </w:r>
          </w:p>
        </w:tc>
        <w:tc>
          <w:tcPr>
            <w:tcW w:w="7606" w:type="dxa"/>
          </w:tcPr>
          <w:p w:rsidR="00BE394A" w:rsidRPr="005811E2" w:rsidRDefault="00EC1027" w:rsidP="00EC1027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Credit Terms</w:t>
            </w:r>
          </w:p>
        </w:tc>
        <w:tc>
          <w:tcPr>
            <w:tcW w:w="7606" w:type="dxa"/>
          </w:tcPr>
          <w:p w:rsidR="00BE394A" w:rsidRPr="005811E2" w:rsidRDefault="00EC1027" w:rsidP="00EC1027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C360D" w:rsidRPr="005811E2" w:rsidTr="00FC148E">
        <w:trPr>
          <w:trHeight w:val="244"/>
        </w:trPr>
        <w:tc>
          <w:tcPr>
            <w:tcW w:w="2341" w:type="dxa"/>
          </w:tcPr>
          <w:p w:rsidR="00BC360D" w:rsidRPr="005811E2" w:rsidRDefault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Other Remarks</w:t>
            </w:r>
          </w:p>
        </w:tc>
        <w:tc>
          <w:tcPr>
            <w:tcW w:w="7606" w:type="dxa"/>
          </w:tcPr>
          <w:p w:rsidR="00BC360D" w:rsidRPr="005811E2" w:rsidRDefault="00EC1027" w:rsidP="00EC1027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0E21D7" w:rsidRPr="005811E2" w:rsidRDefault="000E21D7">
      <w:pPr>
        <w:pStyle w:val="BodyText"/>
        <w:spacing w:before="9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>
      <w:pPr>
        <w:spacing w:after="2"/>
        <w:ind w:left="2092" w:right="2426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Outputs/Supply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7606"/>
      </w:tblGrid>
      <w:tr w:rsidR="00BE394A" w:rsidRPr="005811E2" w:rsidTr="00FC148E">
        <w:trPr>
          <w:trHeight w:val="242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Market for Output</w:t>
            </w:r>
          </w:p>
        </w:tc>
        <w:tc>
          <w:tcPr>
            <w:tcW w:w="7606" w:type="dxa"/>
          </w:tcPr>
          <w:p w:rsidR="00BE394A" w:rsidRPr="005811E2" w:rsidRDefault="00EC1027" w:rsidP="00956138">
            <w:pPr>
              <w:pStyle w:val="TableParagraph"/>
              <w:spacing w:line="222" w:lineRule="exac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Mode of Marketing</w:t>
            </w:r>
          </w:p>
        </w:tc>
        <w:tc>
          <w:tcPr>
            <w:tcW w:w="7606" w:type="dxa"/>
          </w:tcPr>
          <w:p w:rsidR="00BE394A" w:rsidRPr="005811E2" w:rsidRDefault="00EC1027" w:rsidP="009852BC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41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Type of Customers</w:t>
            </w:r>
          </w:p>
        </w:tc>
        <w:tc>
          <w:tcPr>
            <w:tcW w:w="7606" w:type="dxa"/>
          </w:tcPr>
          <w:p w:rsidR="00BE394A" w:rsidRPr="005811E2" w:rsidRDefault="00EC1027" w:rsidP="00956138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Credit Terms</w:t>
            </w:r>
          </w:p>
        </w:tc>
        <w:tc>
          <w:tcPr>
            <w:tcW w:w="7606" w:type="dxa"/>
          </w:tcPr>
          <w:p w:rsidR="00BE394A" w:rsidRPr="005811E2" w:rsidRDefault="00EC1027" w:rsidP="005B116F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48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before="7" w:line="242" w:lineRule="exact"/>
              <w:ind w:left="107" w:right="486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Stock of Finished Goods</w:t>
            </w:r>
          </w:p>
        </w:tc>
        <w:tc>
          <w:tcPr>
            <w:tcW w:w="7606" w:type="dxa"/>
          </w:tcPr>
          <w:p w:rsidR="00BE394A" w:rsidRPr="005811E2" w:rsidRDefault="00EC1027" w:rsidP="005B116F">
            <w:pPr>
              <w:pStyle w:val="TableParagraph"/>
              <w:tabs>
                <w:tab w:val="left" w:pos="827"/>
                <w:tab w:val="left" w:pos="828"/>
              </w:tabs>
              <w:spacing w:before="1" w:line="237" w:lineRule="auto"/>
              <w:ind w:right="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0E21D7" w:rsidRPr="005811E2" w:rsidRDefault="000E21D7">
      <w:pPr>
        <w:spacing w:before="81"/>
        <w:ind w:left="2091" w:right="2429"/>
        <w:jc w:val="center"/>
        <w:rPr>
          <w:rFonts w:ascii="Arial" w:hAnsi="Arial" w:cs="Arial"/>
          <w:b/>
        </w:rPr>
      </w:pPr>
    </w:p>
    <w:p w:rsidR="00BE394A" w:rsidRPr="005811E2" w:rsidRDefault="003002A7">
      <w:pPr>
        <w:spacing w:before="81"/>
        <w:ind w:left="2091" w:right="2429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Employee Details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7606"/>
      </w:tblGrid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before="2"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No. of Employees</w:t>
            </w:r>
          </w:p>
        </w:tc>
        <w:tc>
          <w:tcPr>
            <w:tcW w:w="7606" w:type="dxa"/>
          </w:tcPr>
          <w:p w:rsidR="00BE394A" w:rsidRPr="005811E2" w:rsidRDefault="00955063" w:rsidP="003E16C1">
            <w:pPr>
              <w:pStyle w:val="TableParagraph"/>
              <w:spacing w:before="2"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  <w:r w:rsidR="00C068C3">
              <w:rPr>
                <w:rFonts w:ascii="Arial" w:hAnsi="Arial" w:cs="Arial"/>
              </w:rPr>
              <w:t xml:space="preserve"> worker</w:t>
            </w:r>
            <w:r w:rsidR="00F55F43">
              <w:rPr>
                <w:rFonts w:ascii="Arial" w:hAnsi="Arial" w:cs="Arial"/>
              </w:rPr>
              <w:t>s</w:t>
            </w:r>
            <w:r w:rsidR="00794FC9">
              <w:rPr>
                <w:rFonts w:ascii="Arial" w:hAnsi="Arial" w:cs="Arial"/>
              </w:rPr>
              <w:t xml:space="preserve">in this Business </w:t>
            </w:r>
          </w:p>
        </w:tc>
      </w:tr>
      <w:tr w:rsidR="00BE394A" w:rsidRPr="005811E2" w:rsidTr="00FC148E">
        <w:trPr>
          <w:trHeight w:val="242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Salary Details</w:t>
            </w:r>
          </w:p>
        </w:tc>
        <w:tc>
          <w:tcPr>
            <w:tcW w:w="7606" w:type="dxa"/>
          </w:tcPr>
          <w:p w:rsidR="00BE394A" w:rsidRPr="005811E2" w:rsidRDefault="00FC148E" w:rsidP="00EC1027">
            <w:pPr>
              <w:pStyle w:val="TableParagraph"/>
              <w:spacing w:line="222" w:lineRule="exact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E394A" w:rsidRPr="005811E2" w:rsidTr="00FC148E">
        <w:trPr>
          <w:trHeight w:val="244"/>
        </w:trPr>
        <w:tc>
          <w:tcPr>
            <w:tcW w:w="2341" w:type="dxa"/>
          </w:tcPr>
          <w:p w:rsidR="00BE394A" w:rsidRPr="005811E2" w:rsidRDefault="003002A7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PF/ESI Applied</w:t>
            </w:r>
          </w:p>
        </w:tc>
        <w:tc>
          <w:tcPr>
            <w:tcW w:w="7606" w:type="dxa"/>
          </w:tcPr>
          <w:p w:rsidR="00BE394A" w:rsidRPr="005811E2" w:rsidRDefault="00FC148E" w:rsidP="00FC148E">
            <w:pPr>
              <w:pStyle w:val="TableParagraph"/>
              <w:spacing w:line="224" w:lineRule="exact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BE394A" w:rsidRPr="005811E2" w:rsidRDefault="00BE394A">
      <w:pPr>
        <w:pStyle w:val="BodyText"/>
        <w:rPr>
          <w:rFonts w:ascii="Arial" w:hAnsi="Arial" w:cs="Arial"/>
          <w:b/>
          <w:sz w:val="22"/>
          <w:szCs w:val="22"/>
        </w:rPr>
      </w:pPr>
    </w:p>
    <w:p w:rsidR="000E21D7" w:rsidRPr="005811E2" w:rsidRDefault="000E21D7">
      <w:pPr>
        <w:spacing w:after="2"/>
        <w:ind w:left="2092" w:right="2426"/>
        <w:jc w:val="center"/>
        <w:rPr>
          <w:rFonts w:ascii="Arial" w:hAnsi="Arial" w:cs="Arial"/>
          <w:b/>
        </w:rPr>
      </w:pPr>
    </w:p>
    <w:p w:rsidR="00BE394A" w:rsidRPr="005811E2" w:rsidRDefault="003002A7">
      <w:pPr>
        <w:spacing w:after="2"/>
        <w:ind w:left="2092" w:right="2426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Trade References - Suppliers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6255"/>
      </w:tblGrid>
      <w:tr w:rsidR="00BE394A" w:rsidRPr="005811E2" w:rsidTr="00FC148E">
        <w:trPr>
          <w:trHeight w:val="357"/>
        </w:trPr>
        <w:tc>
          <w:tcPr>
            <w:tcW w:w="3692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Name of Suppliers</w:t>
            </w:r>
          </w:p>
        </w:tc>
        <w:tc>
          <w:tcPr>
            <w:tcW w:w="6255" w:type="dxa"/>
          </w:tcPr>
          <w:p w:rsidR="00BE394A" w:rsidRPr="005811E2" w:rsidRDefault="003002A7">
            <w:pPr>
              <w:pStyle w:val="TableParagraph"/>
              <w:spacing w:line="222" w:lineRule="exact"/>
              <w:ind w:left="105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Contact Details</w:t>
            </w:r>
          </w:p>
        </w:tc>
      </w:tr>
      <w:tr w:rsidR="00BE394A" w:rsidRPr="005811E2" w:rsidTr="00FC148E">
        <w:trPr>
          <w:trHeight w:val="244"/>
        </w:trPr>
        <w:tc>
          <w:tcPr>
            <w:tcW w:w="3692" w:type="dxa"/>
          </w:tcPr>
          <w:p w:rsidR="00BE394A" w:rsidRPr="005811E2" w:rsidRDefault="00927B57" w:rsidP="005B116F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255" w:type="dxa"/>
          </w:tcPr>
          <w:p w:rsidR="00BE394A" w:rsidRPr="005811E2" w:rsidRDefault="00BE394A">
            <w:pPr>
              <w:pStyle w:val="TableParagraph"/>
              <w:spacing w:line="224" w:lineRule="exact"/>
              <w:ind w:left="105"/>
              <w:rPr>
                <w:rFonts w:ascii="Arial" w:hAnsi="Arial" w:cs="Arial"/>
              </w:rPr>
            </w:pPr>
          </w:p>
        </w:tc>
      </w:tr>
      <w:tr w:rsidR="00147409" w:rsidRPr="005811E2" w:rsidTr="00FC148E">
        <w:trPr>
          <w:trHeight w:val="244"/>
        </w:trPr>
        <w:tc>
          <w:tcPr>
            <w:tcW w:w="3692" w:type="dxa"/>
          </w:tcPr>
          <w:p w:rsidR="00147409" w:rsidRPr="005811E2" w:rsidRDefault="00147409" w:rsidP="005B116F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</w:p>
        </w:tc>
        <w:tc>
          <w:tcPr>
            <w:tcW w:w="6255" w:type="dxa"/>
          </w:tcPr>
          <w:p w:rsidR="00147409" w:rsidRPr="005811E2" w:rsidRDefault="00147409">
            <w:pPr>
              <w:pStyle w:val="TableParagraph"/>
              <w:spacing w:line="224" w:lineRule="exact"/>
              <w:ind w:left="105"/>
              <w:rPr>
                <w:rFonts w:ascii="Arial" w:hAnsi="Arial" w:cs="Arial"/>
              </w:rPr>
            </w:pPr>
          </w:p>
        </w:tc>
      </w:tr>
      <w:tr w:rsidR="009852BC" w:rsidRPr="005811E2" w:rsidTr="00FC148E">
        <w:trPr>
          <w:trHeight w:val="244"/>
        </w:trPr>
        <w:tc>
          <w:tcPr>
            <w:tcW w:w="3692" w:type="dxa"/>
          </w:tcPr>
          <w:p w:rsidR="009852BC" w:rsidRPr="005811E2" w:rsidRDefault="009852BC" w:rsidP="005B116F">
            <w:pPr>
              <w:pStyle w:val="TableParagraph"/>
              <w:spacing w:line="224" w:lineRule="exact"/>
              <w:rPr>
                <w:rFonts w:ascii="Arial" w:hAnsi="Arial" w:cs="Arial"/>
              </w:rPr>
            </w:pPr>
          </w:p>
        </w:tc>
        <w:tc>
          <w:tcPr>
            <w:tcW w:w="6255" w:type="dxa"/>
          </w:tcPr>
          <w:p w:rsidR="009852BC" w:rsidRPr="005811E2" w:rsidRDefault="009852BC">
            <w:pPr>
              <w:pStyle w:val="TableParagraph"/>
              <w:spacing w:line="224" w:lineRule="exact"/>
              <w:ind w:left="105"/>
              <w:rPr>
                <w:rFonts w:ascii="Arial" w:hAnsi="Arial" w:cs="Arial"/>
              </w:rPr>
            </w:pPr>
          </w:p>
        </w:tc>
      </w:tr>
    </w:tbl>
    <w:p w:rsidR="00BE394A" w:rsidRPr="005811E2" w:rsidRDefault="00BE394A">
      <w:pPr>
        <w:pStyle w:val="BodyText"/>
        <w:rPr>
          <w:rFonts w:ascii="Arial" w:hAnsi="Arial" w:cs="Arial"/>
          <w:b/>
          <w:sz w:val="22"/>
          <w:szCs w:val="22"/>
        </w:rPr>
      </w:pPr>
    </w:p>
    <w:p w:rsidR="00BE394A" w:rsidRPr="005811E2" w:rsidRDefault="00BE394A">
      <w:pPr>
        <w:pStyle w:val="BodyText"/>
        <w:spacing w:before="11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>
      <w:pPr>
        <w:spacing w:after="2"/>
        <w:ind w:left="2092" w:right="2429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Trade References - Customers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6255"/>
      </w:tblGrid>
      <w:tr w:rsidR="00BE394A" w:rsidRPr="005811E2" w:rsidTr="00FC148E">
        <w:trPr>
          <w:trHeight w:val="242"/>
        </w:trPr>
        <w:tc>
          <w:tcPr>
            <w:tcW w:w="3692" w:type="dxa"/>
          </w:tcPr>
          <w:p w:rsidR="00BE394A" w:rsidRPr="005811E2" w:rsidRDefault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Name of Customer</w:t>
            </w:r>
          </w:p>
        </w:tc>
        <w:tc>
          <w:tcPr>
            <w:tcW w:w="6255" w:type="dxa"/>
          </w:tcPr>
          <w:p w:rsidR="00BE394A" w:rsidRPr="005811E2" w:rsidRDefault="003002A7">
            <w:pPr>
              <w:pStyle w:val="TableParagraph"/>
              <w:spacing w:line="222" w:lineRule="exact"/>
              <w:ind w:left="105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Contact Details</w:t>
            </w:r>
          </w:p>
        </w:tc>
      </w:tr>
      <w:tr w:rsidR="00BE394A" w:rsidRPr="005811E2" w:rsidTr="00FC148E">
        <w:trPr>
          <w:trHeight w:val="241"/>
        </w:trPr>
        <w:tc>
          <w:tcPr>
            <w:tcW w:w="3692" w:type="dxa"/>
          </w:tcPr>
          <w:p w:rsidR="00BE394A" w:rsidRPr="005811E2" w:rsidRDefault="007464A9" w:rsidP="00EC1027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  <w:tc>
          <w:tcPr>
            <w:tcW w:w="6255" w:type="dxa"/>
          </w:tcPr>
          <w:p w:rsidR="00BE394A" w:rsidRPr="005811E2" w:rsidRDefault="007464A9">
            <w:pPr>
              <w:pStyle w:val="TableParagraph"/>
              <w:spacing w:line="222" w:lineRule="exact"/>
              <w:ind w:left="10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  <w:tr w:rsidR="009852BC" w:rsidRPr="005811E2" w:rsidTr="00FC148E">
        <w:trPr>
          <w:trHeight w:val="241"/>
        </w:trPr>
        <w:tc>
          <w:tcPr>
            <w:tcW w:w="3692" w:type="dxa"/>
          </w:tcPr>
          <w:p w:rsidR="009852BC" w:rsidRPr="005811E2" w:rsidRDefault="009852BC" w:rsidP="00EC1027">
            <w:pPr>
              <w:pStyle w:val="TableParagraph"/>
              <w:spacing w:line="222" w:lineRule="exact"/>
              <w:rPr>
                <w:rFonts w:ascii="Arial" w:hAnsi="Arial" w:cs="Arial"/>
              </w:rPr>
            </w:pPr>
          </w:p>
        </w:tc>
        <w:tc>
          <w:tcPr>
            <w:tcW w:w="6255" w:type="dxa"/>
          </w:tcPr>
          <w:p w:rsidR="009852BC" w:rsidRPr="005811E2" w:rsidRDefault="009852BC">
            <w:pPr>
              <w:pStyle w:val="TableParagraph"/>
              <w:spacing w:line="222" w:lineRule="exact"/>
              <w:ind w:left="105"/>
              <w:rPr>
                <w:rFonts w:ascii="Arial" w:hAnsi="Arial" w:cs="Arial"/>
              </w:rPr>
            </w:pPr>
          </w:p>
        </w:tc>
      </w:tr>
    </w:tbl>
    <w:p w:rsidR="00BE394A" w:rsidRPr="005811E2" w:rsidRDefault="00BE394A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>
      <w:pPr>
        <w:ind w:left="2092" w:right="2428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Other sources of Income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7426"/>
      </w:tblGrid>
      <w:tr w:rsidR="00BE394A" w:rsidRPr="005811E2" w:rsidTr="00FC148E">
        <w:trPr>
          <w:trHeight w:val="244"/>
        </w:trPr>
        <w:tc>
          <w:tcPr>
            <w:tcW w:w="2521" w:type="dxa"/>
          </w:tcPr>
          <w:p w:rsidR="00BE394A" w:rsidRPr="005811E2" w:rsidRDefault="003002A7">
            <w:pPr>
              <w:pStyle w:val="TableParagraph"/>
              <w:spacing w:before="2" w:line="222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Source of Income</w:t>
            </w:r>
          </w:p>
        </w:tc>
        <w:tc>
          <w:tcPr>
            <w:tcW w:w="7426" w:type="dxa"/>
          </w:tcPr>
          <w:p w:rsidR="00BE394A" w:rsidRPr="005811E2" w:rsidRDefault="003002A7">
            <w:pPr>
              <w:pStyle w:val="TableParagraph"/>
              <w:spacing w:before="2" w:line="222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Details</w:t>
            </w:r>
          </w:p>
        </w:tc>
      </w:tr>
      <w:tr w:rsidR="00BE394A" w:rsidRPr="005811E2" w:rsidTr="00FC148E">
        <w:trPr>
          <w:trHeight w:val="602"/>
        </w:trPr>
        <w:tc>
          <w:tcPr>
            <w:tcW w:w="2521" w:type="dxa"/>
          </w:tcPr>
          <w:p w:rsidR="00BE394A" w:rsidRPr="005811E2" w:rsidRDefault="003002A7">
            <w:pPr>
              <w:pStyle w:val="TableParagraph"/>
              <w:spacing w:before="180"/>
              <w:ind w:left="107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Rental Income</w:t>
            </w:r>
          </w:p>
        </w:tc>
        <w:tc>
          <w:tcPr>
            <w:tcW w:w="7426" w:type="dxa"/>
          </w:tcPr>
          <w:p w:rsidR="00BE394A" w:rsidRPr="005811E2" w:rsidRDefault="000B59B2">
            <w:pPr>
              <w:pStyle w:val="TableParagraph"/>
              <w:spacing w:before="58"/>
              <w:ind w:left="107" w:right="206"/>
              <w:rPr>
                <w:rFonts w:ascii="Arial" w:hAnsi="Arial" w:cs="Arial"/>
              </w:rPr>
            </w:pPr>
            <w:r w:rsidRPr="005811E2">
              <w:rPr>
                <w:rFonts w:ascii="Arial" w:hAnsi="Arial" w:cs="Arial"/>
              </w:rPr>
              <w:t>NA</w:t>
            </w:r>
          </w:p>
        </w:tc>
      </w:tr>
    </w:tbl>
    <w:p w:rsidR="00BE394A" w:rsidRPr="005811E2" w:rsidRDefault="00BE394A">
      <w:pPr>
        <w:pStyle w:val="BodyText"/>
        <w:rPr>
          <w:rFonts w:ascii="Arial" w:hAnsi="Arial" w:cs="Arial"/>
          <w:b/>
          <w:sz w:val="22"/>
          <w:szCs w:val="22"/>
        </w:rPr>
      </w:pPr>
    </w:p>
    <w:p w:rsidR="00BE394A" w:rsidRPr="005811E2" w:rsidRDefault="003002A7">
      <w:pPr>
        <w:ind w:left="2092" w:right="2429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Loans Details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2"/>
        <w:gridCol w:w="2245"/>
        <w:gridCol w:w="1569"/>
        <w:gridCol w:w="963"/>
        <w:gridCol w:w="792"/>
        <w:gridCol w:w="1156"/>
      </w:tblGrid>
      <w:tr w:rsidR="001E0838" w:rsidRPr="005811E2" w:rsidTr="007013B6">
        <w:trPr>
          <w:trHeight w:val="244"/>
        </w:trPr>
        <w:tc>
          <w:tcPr>
            <w:tcW w:w="3232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Name of Bank / Institution</w:t>
            </w:r>
          </w:p>
        </w:tc>
        <w:tc>
          <w:tcPr>
            <w:tcW w:w="2245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Product</w:t>
            </w:r>
          </w:p>
        </w:tc>
        <w:tc>
          <w:tcPr>
            <w:tcW w:w="1569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Loan amount</w:t>
            </w:r>
          </w:p>
        </w:tc>
        <w:tc>
          <w:tcPr>
            <w:tcW w:w="963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EMI</w:t>
            </w:r>
          </w:p>
        </w:tc>
        <w:tc>
          <w:tcPr>
            <w:tcW w:w="792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POS</w:t>
            </w:r>
          </w:p>
        </w:tc>
        <w:tc>
          <w:tcPr>
            <w:tcW w:w="1156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Remarks</w:t>
            </w:r>
          </w:p>
        </w:tc>
      </w:tr>
      <w:tr w:rsidR="001E0838" w:rsidRPr="005811E2" w:rsidTr="007013B6">
        <w:trPr>
          <w:trHeight w:val="244"/>
        </w:trPr>
        <w:tc>
          <w:tcPr>
            <w:tcW w:w="3232" w:type="dxa"/>
          </w:tcPr>
          <w:p w:rsidR="001E0838" w:rsidRPr="005811E2" w:rsidRDefault="001E0838" w:rsidP="00956138">
            <w:pPr>
              <w:pStyle w:val="TableParagraph"/>
              <w:spacing w:line="224" w:lineRule="exact"/>
              <w:rPr>
                <w:rFonts w:ascii="Arial" w:hAnsi="Arial" w:cs="Arial"/>
                <w:bCs/>
              </w:rPr>
            </w:pPr>
          </w:p>
        </w:tc>
        <w:tc>
          <w:tcPr>
            <w:tcW w:w="2245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Cs/>
              </w:rPr>
            </w:pPr>
          </w:p>
        </w:tc>
        <w:tc>
          <w:tcPr>
            <w:tcW w:w="1569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Cs/>
              </w:rPr>
            </w:pPr>
          </w:p>
        </w:tc>
        <w:tc>
          <w:tcPr>
            <w:tcW w:w="963" w:type="dxa"/>
          </w:tcPr>
          <w:p w:rsidR="001E0838" w:rsidRPr="005811E2" w:rsidRDefault="001E0838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Cs/>
              </w:rPr>
            </w:pPr>
          </w:p>
        </w:tc>
        <w:tc>
          <w:tcPr>
            <w:tcW w:w="792" w:type="dxa"/>
          </w:tcPr>
          <w:p w:rsidR="001E0838" w:rsidRPr="005811E2" w:rsidRDefault="00C068C3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156" w:type="dxa"/>
          </w:tcPr>
          <w:p w:rsidR="001E0838" w:rsidRPr="005811E2" w:rsidRDefault="00C068C3" w:rsidP="00BC360D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BE394A" w:rsidRPr="005811E2" w:rsidRDefault="00BE394A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p w:rsidR="00A44E47" w:rsidRPr="005811E2" w:rsidRDefault="00A44E47" w:rsidP="00A44E47">
      <w:pPr>
        <w:spacing w:before="1"/>
        <w:ind w:left="2092" w:right="2425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Applicant's main Banking Details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1802"/>
        <w:gridCol w:w="1488"/>
        <w:gridCol w:w="996"/>
        <w:gridCol w:w="1114"/>
        <w:gridCol w:w="1224"/>
        <w:gridCol w:w="1864"/>
      </w:tblGrid>
      <w:tr w:rsidR="00340485" w:rsidRPr="005811E2" w:rsidTr="00340485">
        <w:trPr>
          <w:trHeight w:val="244"/>
        </w:trPr>
        <w:tc>
          <w:tcPr>
            <w:tcW w:w="1469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Bank Name</w:t>
            </w:r>
          </w:p>
        </w:tc>
        <w:tc>
          <w:tcPr>
            <w:tcW w:w="1802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Account Holder name</w:t>
            </w:r>
          </w:p>
        </w:tc>
        <w:tc>
          <w:tcPr>
            <w:tcW w:w="1488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Account type</w:t>
            </w:r>
          </w:p>
        </w:tc>
        <w:tc>
          <w:tcPr>
            <w:tcW w:w="996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</w:p>
        </w:tc>
        <w:tc>
          <w:tcPr>
            <w:tcW w:w="1114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No of year</w:t>
            </w:r>
          </w:p>
        </w:tc>
        <w:tc>
          <w:tcPr>
            <w:tcW w:w="1224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Limit of CC/OD</w:t>
            </w:r>
          </w:p>
        </w:tc>
        <w:tc>
          <w:tcPr>
            <w:tcW w:w="1864" w:type="dxa"/>
          </w:tcPr>
          <w:p w:rsidR="00340485" w:rsidRPr="005811E2" w:rsidRDefault="00340485" w:rsidP="006B6C68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Remarks</w:t>
            </w:r>
          </w:p>
        </w:tc>
      </w:tr>
      <w:tr w:rsidR="00340485" w:rsidRPr="005811E2" w:rsidTr="00340485">
        <w:trPr>
          <w:trHeight w:val="372"/>
        </w:trPr>
        <w:tc>
          <w:tcPr>
            <w:tcW w:w="1469" w:type="dxa"/>
          </w:tcPr>
          <w:p w:rsidR="00340485" w:rsidRPr="005811E2" w:rsidRDefault="002646D9" w:rsidP="00C068C3">
            <w:pPr>
              <w:pStyle w:val="TableParagraph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Kotak</w:t>
            </w:r>
            <w:r w:rsidR="003E16C1">
              <w:rPr>
                <w:rFonts w:ascii="Arial" w:hAnsi="Arial" w:cs="Arial"/>
              </w:rPr>
              <w:t xml:space="preserve"> Bank </w:t>
            </w:r>
          </w:p>
        </w:tc>
        <w:tc>
          <w:tcPr>
            <w:tcW w:w="1802" w:type="dxa"/>
          </w:tcPr>
          <w:p w:rsidR="00340485" w:rsidRPr="005811E2" w:rsidRDefault="00340485" w:rsidP="00C068C3">
            <w:pPr>
              <w:pStyle w:val="TableParagraph"/>
              <w:ind w:left="107" w:right="1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Applicant </w:t>
            </w:r>
          </w:p>
        </w:tc>
        <w:tc>
          <w:tcPr>
            <w:tcW w:w="1488" w:type="dxa"/>
          </w:tcPr>
          <w:p w:rsidR="00340485" w:rsidRPr="005811E2" w:rsidRDefault="002646D9" w:rsidP="00C068C3">
            <w:pPr>
              <w:pStyle w:val="TableParagraph"/>
              <w:ind w:left="107" w:right="1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</w:t>
            </w:r>
            <w:r w:rsidR="00340485">
              <w:rPr>
                <w:rFonts w:ascii="Arial" w:hAnsi="Arial" w:cs="Arial"/>
              </w:rPr>
              <w:t xml:space="preserve"> A/c </w:t>
            </w:r>
          </w:p>
        </w:tc>
        <w:tc>
          <w:tcPr>
            <w:tcW w:w="996" w:type="dxa"/>
          </w:tcPr>
          <w:p w:rsidR="00340485" w:rsidRDefault="00340485" w:rsidP="00C068C3">
            <w:pPr>
              <w:pStyle w:val="TableParagraph"/>
              <w:ind w:left="107" w:right="117"/>
              <w:rPr>
                <w:rFonts w:ascii="Arial" w:hAnsi="Arial" w:cs="Arial"/>
              </w:rPr>
            </w:pPr>
          </w:p>
        </w:tc>
        <w:tc>
          <w:tcPr>
            <w:tcW w:w="1114" w:type="dxa"/>
          </w:tcPr>
          <w:p w:rsidR="00340485" w:rsidRPr="005811E2" w:rsidRDefault="00340485" w:rsidP="00C068C3">
            <w:pPr>
              <w:pStyle w:val="TableParagraph"/>
              <w:ind w:left="107" w:right="1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24" w:type="dxa"/>
          </w:tcPr>
          <w:p w:rsidR="00340485" w:rsidRPr="005811E2" w:rsidRDefault="00340485" w:rsidP="00C068C3">
            <w:pPr>
              <w:pStyle w:val="TableParagraph"/>
              <w:ind w:left="107" w:right="1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864" w:type="dxa"/>
          </w:tcPr>
          <w:p w:rsidR="00340485" w:rsidRPr="005811E2" w:rsidRDefault="00340485" w:rsidP="00C068C3">
            <w:pPr>
              <w:pStyle w:val="TableParagraph"/>
              <w:ind w:left="107" w:right="1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A44E47" w:rsidRPr="005811E2" w:rsidRDefault="00A44E47" w:rsidP="00A44E47">
      <w:pPr>
        <w:spacing w:before="1"/>
        <w:ind w:left="2092" w:right="2425"/>
        <w:jc w:val="center"/>
        <w:rPr>
          <w:rFonts w:ascii="Arial" w:hAnsi="Arial" w:cs="Arial"/>
          <w:b/>
        </w:rPr>
      </w:pPr>
    </w:p>
    <w:p w:rsidR="00BE394A" w:rsidRPr="005811E2" w:rsidRDefault="003002A7">
      <w:pPr>
        <w:spacing w:before="1"/>
        <w:ind w:left="2092" w:right="2425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End Use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036"/>
      </w:tblGrid>
      <w:tr w:rsidR="00E66AF5" w:rsidRPr="005811E2" w:rsidTr="00FC148E">
        <w:trPr>
          <w:trHeight w:val="325"/>
        </w:trPr>
        <w:tc>
          <w:tcPr>
            <w:tcW w:w="10036" w:type="dxa"/>
          </w:tcPr>
          <w:p w:rsidR="00E66AF5" w:rsidRPr="005811E2" w:rsidRDefault="00E66AF5" w:rsidP="002646D9">
            <w:pPr>
              <w:pStyle w:val="BodyText"/>
              <w:ind w:left="103" w:right="9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811E2">
              <w:rPr>
                <w:rFonts w:ascii="Arial" w:hAnsi="Arial" w:cs="Arial"/>
                <w:sz w:val="22"/>
                <w:szCs w:val="22"/>
              </w:rPr>
              <w:t xml:space="preserve">He wants Loan </w:t>
            </w:r>
            <w:r w:rsidR="0004544F" w:rsidRPr="005811E2">
              <w:rPr>
                <w:rFonts w:ascii="Arial" w:hAnsi="Arial" w:cs="Arial"/>
                <w:sz w:val="22"/>
                <w:szCs w:val="22"/>
              </w:rPr>
              <w:t xml:space="preserve">amount of </w:t>
            </w:r>
            <w:r w:rsidRPr="005811E2">
              <w:rPr>
                <w:rFonts w:ascii="Arial" w:hAnsi="Arial" w:cs="Arial"/>
                <w:sz w:val="22"/>
                <w:szCs w:val="22"/>
              </w:rPr>
              <w:t xml:space="preserve">Rs. </w:t>
            </w:r>
            <w:r w:rsidR="002646D9">
              <w:rPr>
                <w:rFonts w:ascii="Arial" w:hAnsi="Arial" w:cs="Arial"/>
                <w:sz w:val="22"/>
                <w:szCs w:val="22"/>
              </w:rPr>
              <w:t>65</w:t>
            </w:r>
            <w:r w:rsidRPr="005811E2">
              <w:rPr>
                <w:rFonts w:ascii="Arial" w:hAnsi="Arial" w:cs="Arial"/>
                <w:sz w:val="22"/>
                <w:szCs w:val="22"/>
              </w:rPr>
              <w:t xml:space="preserve">,00,000/- for </w:t>
            </w:r>
            <w:r w:rsidR="003E16C1">
              <w:rPr>
                <w:rFonts w:ascii="Arial" w:hAnsi="Arial" w:cs="Arial"/>
                <w:sz w:val="22"/>
                <w:szCs w:val="22"/>
              </w:rPr>
              <w:t>purpose of Business Development</w:t>
            </w:r>
            <w:r w:rsidR="002646D9">
              <w:rPr>
                <w:rFonts w:ascii="Arial" w:hAnsi="Arial" w:cs="Arial"/>
                <w:sz w:val="22"/>
                <w:szCs w:val="22"/>
              </w:rPr>
              <w:t xml:space="preserve"> and take over</w:t>
            </w:r>
            <w:r w:rsidRPr="005811E2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</w:tbl>
    <w:p w:rsidR="00BE394A" w:rsidRPr="005811E2" w:rsidRDefault="00BE394A" w:rsidP="00E66AF5">
      <w:pPr>
        <w:pStyle w:val="BodyText"/>
        <w:rPr>
          <w:rFonts w:ascii="Arial" w:hAnsi="Arial" w:cs="Arial"/>
          <w:sz w:val="22"/>
          <w:szCs w:val="22"/>
        </w:rPr>
      </w:pPr>
    </w:p>
    <w:p w:rsidR="0004544F" w:rsidRPr="005811E2" w:rsidRDefault="0004544F" w:rsidP="00BC360D">
      <w:pPr>
        <w:spacing w:before="1"/>
        <w:ind w:left="2092" w:right="2425"/>
        <w:jc w:val="center"/>
        <w:rPr>
          <w:rFonts w:ascii="Arial" w:hAnsi="Arial" w:cs="Arial"/>
          <w:b/>
        </w:rPr>
      </w:pPr>
    </w:p>
    <w:p w:rsidR="0004544F" w:rsidRPr="005811E2" w:rsidRDefault="0004544F" w:rsidP="00BC360D">
      <w:pPr>
        <w:spacing w:before="1"/>
        <w:ind w:left="2092" w:right="2425"/>
        <w:jc w:val="center"/>
        <w:rPr>
          <w:rFonts w:ascii="Arial" w:hAnsi="Arial" w:cs="Arial"/>
          <w:b/>
        </w:rPr>
      </w:pPr>
    </w:p>
    <w:p w:rsidR="0004544F" w:rsidRPr="005811E2" w:rsidRDefault="0004544F" w:rsidP="00BC360D">
      <w:pPr>
        <w:spacing w:before="1"/>
        <w:ind w:left="2092" w:right="2425"/>
        <w:jc w:val="center"/>
        <w:rPr>
          <w:rFonts w:ascii="Arial" w:hAnsi="Arial" w:cs="Arial"/>
          <w:b/>
        </w:rPr>
      </w:pPr>
    </w:p>
    <w:p w:rsidR="0004544F" w:rsidRPr="005811E2" w:rsidRDefault="0004544F" w:rsidP="00BC360D">
      <w:pPr>
        <w:spacing w:before="1"/>
        <w:ind w:left="2092" w:right="2425"/>
        <w:jc w:val="center"/>
        <w:rPr>
          <w:rFonts w:ascii="Arial" w:hAnsi="Arial" w:cs="Arial"/>
          <w:b/>
        </w:rPr>
      </w:pPr>
    </w:p>
    <w:p w:rsidR="00BC360D" w:rsidRPr="005811E2" w:rsidRDefault="00BC360D" w:rsidP="00BC360D">
      <w:pPr>
        <w:spacing w:before="1"/>
        <w:ind w:left="2092" w:right="2425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Own contribution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79"/>
        <w:gridCol w:w="6419"/>
      </w:tblGrid>
      <w:tr w:rsidR="0004544F" w:rsidRPr="005811E2" w:rsidTr="0004544F">
        <w:tc>
          <w:tcPr>
            <w:tcW w:w="2410" w:type="dxa"/>
          </w:tcPr>
          <w:p w:rsidR="0004544F" w:rsidRPr="005811E2" w:rsidRDefault="0004544F" w:rsidP="0004544F">
            <w:pPr>
              <w:spacing w:before="1"/>
              <w:ind w:right="2425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 xml:space="preserve">Particulars </w:t>
            </w:r>
          </w:p>
        </w:tc>
        <w:tc>
          <w:tcPr>
            <w:tcW w:w="6521" w:type="dxa"/>
          </w:tcPr>
          <w:p w:rsidR="0004544F" w:rsidRPr="005811E2" w:rsidRDefault="0004544F" w:rsidP="0004544F">
            <w:pPr>
              <w:spacing w:before="1"/>
              <w:ind w:right="2425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 xml:space="preserve">Remarks </w:t>
            </w:r>
          </w:p>
        </w:tc>
      </w:tr>
      <w:tr w:rsidR="0004544F" w:rsidRPr="005811E2" w:rsidTr="0004544F">
        <w:tc>
          <w:tcPr>
            <w:tcW w:w="2410" w:type="dxa"/>
          </w:tcPr>
          <w:p w:rsidR="0004544F" w:rsidRPr="005811E2" w:rsidRDefault="0004544F" w:rsidP="0004544F">
            <w:pPr>
              <w:spacing w:before="1"/>
              <w:ind w:right="2425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</w:rPr>
              <w:t>Source of own contribution ( Loan proposed)</w:t>
            </w:r>
          </w:p>
        </w:tc>
        <w:tc>
          <w:tcPr>
            <w:tcW w:w="6521" w:type="dxa"/>
          </w:tcPr>
          <w:p w:rsidR="0004544F" w:rsidRPr="005811E2" w:rsidRDefault="004228DB" w:rsidP="0004544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8"/>
              </w:tabs>
              <w:spacing w:before="1" w:line="235" w:lineRule="auto"/>
              <w:ind w:right="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04544F" w:rsidRPr="005811E2" w:rsidTr="0004544F">
        <w:tc>
          <w:tcPr>
            <w:tcW w:w="8931" w:type="dxa"/>
            <w:gridSpan w:val="2"/>
          </w:tcPr>
          <w:p w:rsidR="0004544F" w:rsidRPr="005811E2" w:rsidRDefault="0004544F" w:rsidP="0004544F">
            <w:pPr>
              <w:spacing w:before="1"/>
              <w:ind w:right="2425"/>
              <w:rPr>
                <w:rFonts w:ascii="Arial" w:hAnsi="Arial" w:cs="Arial"/>
                <w:b/>
              </w:rPr>
            </w:pPr>
          </w:p>
        </w:tc>
      </w:tr>
    </w:tbl>
    <w:p w:rsidR="0004544F" w:rsidRPr="005811E2" w:rsidRDefault="0004544F" w:rsidP="0004544F">
      <w:pPr>
        <w:spacing w:before="1"/>
        <w:ind w:right="2425"/>
        <w:rPr>
          <w:rFonts w:ascii="Arial" w:hAnsi="Arial" w:cs="Arial"/>
          <w:b/>
        </w:rPr>
      </w:pPr>
    </w:p>
    <w:p w:rsidR="003002A7" w:rsidRPr="005811E2" w:rsidRDefault="003002A7">
      <w:pPr>
        <w:spacing w:before="101"/>
        <w:ind w:left="2092" w:right="2427"/>
        <w:jc w:val="center"/>
        <w:rPr>
          <w:rFonts w:ascii="Arial" w:hAnsi="Arial" w:cs="Arial"/>
          <w:b/>
        </w:rPr>
      </w:pPr>
    </w:p>
    <w:p w:rsidR="003002A7" w:rsidRPr="005811E2" w:rsidRDefault="003002A7">
      <w:pPr>
        <w:spacing w:before="101"/>
        <w:ind w:left="2092" w:right="2427"/>
        <w:jc w:val="center"/>
        <w:rPr>
          <w:rFonts w:ascii="Arial" w:hAnsi="Arial" w:cs="Arial"/>
          <w:b/>
        </w:rPr>
      </w:pPr>
      <w:r w:rsidRPr="005811E2">
        <w:rPr>
          <w:rFonts w:ascii="Arial" w:hAnsi="Arial" w:cs="Arial"/>
          <w:b/>
        </w:rPr>
        <w:t>Net Worth</w:t>
      </w:r>
    </w:p>
    <w:tbl>
      <w:tblPr>
        <w:tblW w:w="10088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"/>
        <w:gridCol w:w="3116"/>
        <w:gridCol w:w="1800"/>
        <w:gridCol w:w="1616"/>
        <w:gridCol w:w="2791"/>
      </w:tblGrid>
      <w:tr w:rsidR="00A44E47" w:rsidRPr="005811E2" w:rsidTr="00FC148E">
        <w:trPr>
          <w:trHeight w:val="242"/>
        </w:trPr>
        <w:tc>
          <w:tcPr>
            <w:tcW w:w="0" w:type="auto"/>
          </w:tcPr>
          <w:p w:rsidR="00A44E47" w:rsidRPr="005811E2" w:rsidRDefault="00A44E47" w:rsidP="003002A7">
            <w:pPr>
              <w:pStyle w:val="TableParagraph"/>
              <w:spacing w:line="222" w:lineRule="exact"/>
              <w:ind w:left="107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Sr. No</w:t>
            </w:r>
          </w:p>
        </w:tc>
        <w:tc>
          <w:tcPr>
            <w:tcW w:w="3116" w:type="dxa"/>
          </w:tcPr>
          <w:p w:rsidR="00A44E47" w:rsidRPr="005811E2" w:rsidRDefault="00A44E47" w:rsidP="003002A7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Type of property / Other investments like gold , LIC , FC etc</w:t>
            </w:r>
            <w:r w:rsidR="00093D93" w:rsidRPr="005811E2">
              <w:rPr>
                <w:rFonts w:ascii="Arial" w:hAnsi="Arial" w:cs="Arial"/>
                <w:b/>
              </w:rPr>
              <w:t xml:space="preserve">., </w:t>
            </w:r>
          </w:p>
        </w:tc>
        <w:tc>
          <w:tcPr>
            <w:tcW w:w="1800" w:type="dxa"/>
          </w:tcPr>
          <w:p w:rsidR="00A44E47" w:rsidRPr="005811E2" w:rsidRDefault="00A44E47" w:rsidP="003002A7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Owner name</w:t>
            </w:r>
          </w:p>
        </w:tc>
        <w:tc>
          <w:tcPr>
            <w:tcW w:w="1616" w:type="dxa"/>
          </w:tcPr>
          <w:p w:rsidR="00A44E47" w:rsidRPr="005811E2" w:rsidRDefault="00A44E47" w:rsidP="00093D93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Ap</w:t>
            </w:r>
            <w:r w:rsidR="00093D93" w:rsidRPr="005811E2">
              <w:rPr>
                <w:rFonts w:ascii="Arial" w:hAnsi="Arial" w:cs="Arial"/>
                <w:b/>
              </w:rPr>
              <w:t>pro</w:t>
            </w:r>
            <w:r w:rsidRPr="005811E2">
              <w:rPr>
                <w:rFonts w:ascii="Arial" w:hAnsi="Arial" w:cs="Arial"/>
                <w:b/>
              </w:rPr>
              <w:t>x. Market value</w:t>
            </w:r>
          </w:p>
        </w:tc>
        <w:tc>
          <w:tcPr>
            <w:tcW w:w="2791" w:type="dxa"/>
          </w:tcPr>
          <w:p w:rsidR="00A44E47" w:rsidRPr="005811E2" w:rsidRDefault="00A44E47" w:rsidP="003002A7">
            <w:pPr>
              <w:pStyle w:val="TableParagraph"/>
              <w:spacing w:line="222" w:lineRule="exact"/>
              <w:ind w:left="133" w:right="131"/>
              <w:jc w:val="center"/>
              <w:rPr>
                <w:rFonts w:ascii="Arial" w:hAnsi="Arial" w:cs="Arial"/>
                <w:b/>
              </w:rPr>
            </w:pPr>
            <w:r w:rsidRPr="005811E2">
              <w:rPr>
                <w:rFonts w:ascii="Arial" w:hAnsi="Arial" w:cs="Arial"/>
                <w:b/>
              </w:rPr>
              <w:t>Years of ownership</w:t>
            </w:r>
          </w:p>
        </w:tc>
      </w:tr>
      <w:tr w:rsidR="00A44E47" w:rsidRPr="005811E2" w:rsidTr="00FC148E">
        <w:trPr>
          <w:trHeight w:val="486"/>
        </w:trPr>
        <w:tc>
          <w:tcPr>
            <w:tcW w:w="0" w:type="auto"/>
          </w:tcPr>
          <w:p w:rsidR="00A44E47" w:rsidRPr="005811E2" w:rsidRDefault="00A44E47" w:rsidP="00093D93">
            <w:pPr>
              <w:pStyle w:val="TableParagraph"/>
              <w:numPr>
                <w:ilvl w:val="0"/>
                <w:numId w:val="10"/>
              </w:numPr>
              <w:spacing w:before="122"/>
              <w:rPr>
                <w:rFonts w:ascii="Arial" w:hAnsi="Arial" w:cs="Arial"/>
              </w:rPr>
            </w:pPr>
          </w:p>
        </w:tc>
        <w:tc>
          <w:tcPr>
            <w:tcW w:w="3116" w:type="dxa"/>
          </w:tcPr>
          <w:p w:rsidR="00A44E47" w:rsidRPr="005811E2" w:rsidRDefault="00A44E47" w:rsidP="003002A7">
            <w:pPr>
              <w:pStyle w:val="TableParagraph"/>
              <w:spacing w:before="122"/>
              <w:ind w:left="133" w:right="128"/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:rsidR="00A44E47" w:rsidRPr="005811E2" w:rsidRDefault="00A44E47" w:rsidP="003002A7">
            <w:pPr>
              <w:pStyle w:val="TableParagraph"/>
              <w:spacing w:before="122"/>
              <w:ind w:left="133" w:right="128"/>
              <w:jc w:val="center"/>
              <w:rPr>
                <w:rFonts w:ascii="Arial" w:hAnsi="Arial" w:cs="Arial"/>
              </w:rPr>
            </w:pPr>
          </w:p>
        </w:tc>
        <w:tc>
          <w:tcPr>
            <w:tcW w:w="1616" w:type="dxa"/>
          </w:tcPr>
          <w:p w:rsidR="00A44E47" w:rsidRPr="005811E2" w:rsidRDefault="00A44E47" w:rsidP="003002A7">
            <w:pPr>
              <w:pStyle w:val="TableParagraph"/>
              <w:spacing w:before="122"/>
              <w:ind w:left="133" w:right="128"/>
              <w:jc w:val="center"/>
              <w:rPr>
                <w:rFonts w:ascii="Arial" w:hAnsi="Arial" w:cs="Arial"/>
              </w:rPr>
            </w:pPr>
          </w:p>
        </w:tc>
        <w:tc>
          <w:tcPr>
            <w:tcW w:w="2791" w:type="dxa"/>
          </w:tcPr>
          <w:p w:rsidR="00A44E47" w:rsidRPr="005811E2" w:rsidRDefault="00A44E47" w:rsidP="003002A7">
            <w:pPr>
              <w:pStyle w:val="TableParagraph"/>
              <w:spacing w:before="122"/>
              <w:ind w:left="133" w:right="128"/>
              <w:jc w:val="center"/>
              <w:rPr>
                <w:rFonts w:ascii="Arial" w:hAnsi="Arial" w:cs="Arial"/>
              </w:rPr>
            </w:pPr>
          </w:p>
        </w:tc>
      </w:tr>
    </w:tbl>
    <w:p w:rsidR="00EC6FE1" w:rsidRDefault="00EC6FE1" w:rsidP="00703EEF">
      <w:pPr>
        <w:pStyle w:val="BodyText"/>
        <w:spacing w:before="2"/>
        <w:rPr>
          <w:rFonts w:ascii="Arial" w:hAnsi="Arial" w:cs="Arial"/>
          <w:b/>
          <w:sz w:val="22"/>
          <w:szCs w:val="22"/>
        </w:rPr>
      </w:pPr>
    </w:p>
    <w:p w:rsidR="00340485" w:rsidRDefault="00340485" w:rsidP="00703EEF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:rsidR="002646D9" w:rsidRDefault="002646D9" w:rsidP="00703EEF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:rsidR="002646D9" w:rsidRDefault="002646D9" w:rsidP="00703EEF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:rsidR="002646D9" w:rsidRPr="005811E2" w:rsidDel="00497D83" w:rsidRDefault="002646D9" w:rsidP="00703EEF">
      <w:pPr>
        <w:pStyle w:val="BodyText"/>
        <w:spacing w:before="2"/>
        <w:rPr>
          <w:del w:id="0" w:author="Aanchal Agarwal" w:date="2021-10-28T12:07:00Z"/>
          <w:rFonts w:ascii="Arial" w:hAnsi="Arial" w:cs="Arial"/>
          <w:sz w:val="22"/>
          <w:szCs w:val="22"/>
        </w:rPr>
      </w:pPr>
    </w:p>
    <w:tbl>
      <w:tblPr>
        <w:tblW w:w="4048" w:type="dxa"/>
        <w:tblInd w:w="6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818"/>
      </w:tblGrid>
      <w:tr w:rsidR="00340485" w:rsidRPr="00340485" w:rsidTr="0004544F">
        <w:trPr>
          <w:trHeight w:val="300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03EEF" w:rsidRPr="00340485" w:rsidRDefault="00703EEF">
            <w:pPr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34048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Particulars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03EEF" w:rsidRPr="00340485" w:rsidRDefault="00703EE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40485">
              <w:rPr>
                <w:rFonts w:ascii="Arial" w:hAnsi="Arial" w:cs="Arial"/>
                <w:b/>
                <w:bCs/>
                <w:color w:val="000000" w:themeColor="text1"/>
              </w:rPr>
              <w:t>Coordinates</w:t>
            </w:r>
          </w:p>
        </w:tc>
      </w:tr>
      <w:tr w:rsidR="00703EEF" w:rsidRPr="005811E2" w:rsidTr="0004544F">
        <w:trPr>
          <w:trHeight w:val="499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03EEF" w:rsidRPr="005811E2" w:rsidRDefault="00703EEF" w:rsidP="009852BC">
            <w:pPr>
              <w:spacing w:after="240"/>
              <w:rPr>
                <w:rFonts w:ascii="Arial" w:hAnsi="Arial" w:cs="Arial"/>
                <w:color w:val="000000"/>
              </w:rPr>
            </w:pPr>
            <w:r w:rsidRPr="005811E2">
              <w:rPr>
                <w:rFonts w:ascii="Arial" w:hAnsi="Arial" w:cs="Arial"/>
                <w:color w:val="000000"/>
              </w:rPr>
              <w:t>Latitude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03EEF" w:rsidRPr="005811E2" w:rsidRDefault="002646D9" w:rsidP="002646D9">
            <w:pPr>
              <w:spacing w:after="2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18.433235</w:t>
            </w:r>
          </w:p>
        </w:tc>
      </w:tr>
      <w:tr w:rsidR="00703EEF" w:rsidRPr="005811E2" w:rsidTr="0004544F">
        <w:trPr>
          <w:trHeight w:val="300"/>
        </w:trPr>
        <w:tc>
          <w:tcPr>
            <w:tcW w:w="2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03EEF" w:rsidRPr="005811E2" w:rsidRDefault="00703EEF" w:rsidP="009852BC">
            <w:pPr>
              <w:spacing w:after="240"/>
              <w:rPr>
                <w:rFonts w:ascii="Arial" w:hAnsi="Arial" w:cs="Arial"/>
                <w:color w:val="000000"/>
              </w:rPr>
            </w:pPr>
            <w:r w:rsidRPr="005811E2">
              <w:rPr>
                <w:rFonts w:ascii="Arial" w:hAnsi="Arial" w:cs="Arial"/>
                <w:color w:val="000000"/>
              </w:rPr>
              <w:t>Longitude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03EEF" w:rsidRPr="005811E2" w:rsidRDefault="002646D9" w:rsidP="009852BC">
            <w:pPr>
              <w:spacing w:after="2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79.133648</w:t>
            </w:r>
          </w:p>
        </w:tc>
      </w:tr>
      <w:tr w:rsidR="00703EEF" w:rsidRPr="005811E2" w:rsidTr="0004544F">
        <w:trPr>
          <w:trHeight w:val="65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03EEF" w:rsidRPr="005811E2" w:rsidRDefault="00703EE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03EEF" w:rsidRPr="005811E2" w:rsidRDefault="00703EEF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703EEF" w:rsidRPr="005811E2" w:rsidRDefault="00703EEF" w:rsidP="00703EEF">
      <w:pPr>
        <w:rPr>
          <w:rFonts w:ascii="Arial" w:hAnsi="Arial" w:cs="Arial"/>
        </w:rPr>
      </w:pPr>
    </w:p>
    <w:p w:rsidR="0004544F" w:rsidRPr="005811E2" w:rsidRDefault="0004544F" w:rsidP="00703EEF">
      <w:pPr>
        <w:rPr>
          <w:rFonts w:ascii="Arial" w:hAnsi="Arial" w:cs="Arial"/>
        </w:rPr>
      </w:pPr>
    </w:p>
    <w:p w:rsidR="0004544F" w:rsidRPr="005811E2" w:rsidRDefault="0004544F" w:rsidP="0004544F">
      <w:pPr>
        <w:spacing w:before="33" w:line="242" w:lineRule="auto"/>
        <w:ind w:right="452"/>
        <w:jc w:val="both"/>
        <w:rPr>
          <w:rFonts w:ascii="Palatino Linotype" w:hAnsi="Palatino Linotype" w:cs="Arial"/>
          <w:b/>
        </w:rPr>
      </w:pPr>
      <w:r w:rsidRPr="005811E2">
        <w:rPr>
          <w:rFonts w:ascii="Palatino Linotype" w:hAnsi="Palatino Linotype" w:cs="Arial"/>
          <w:b/>
        </w:rPr>
        <w:t xml:space="preserve">Disclaimer: </w:t>
      </w:r>
    </w:p>
    <w:p w:rsidR="0004544F" w:rsidRPr="005811E2" w:rsidRDefault="0004544F" w:rsidP="0004544F">
      <w:pPr>
        <w:spacing w:before="33" w:line="242" w:lineRule="auto"/>
        <w:ind w:left="118" w:right="452"/>
        <w:jc w:val="both"/>
        <w:rPr>
          <w:rFonts w:ascii="Palatino Linotype" w:hAnsi="Palatino Linotype" w:cs="Arial"/>
        </w:rPr>
      </w:pPr>
      <w:r w:rsidRPr="005811E2">
        <w:rPr>
          <w:rFonts w:ascii="Palatino Linotype" w:hAnsi="Palatino Linotype" w:cs="Arial"/>
        </w:rPr>
        <w:t xml:space="preserve">The report contains information provided by the Applicant met. The information is provided verbally and could be verified only to a limited extent. </w:t>
      </w:r>
      <w:r w:rsidR="00387590" w:rsidRPr="005811E2">
        <w:rPr>
          <w:rFonts w:ascii="Palatino Linotype" w:hAnsi="Palatino Linotype" w:cs="Arial"/>
        </w:rPr>
        <w:t>RBL</w:t>
      </w:r>
      <w:r w:rsidRPr="005811E2">
        <w:rPr>
          <w:rFonts w:ascii="Palatino Linotype" w:hAnsi="Palatino Linotype" w:cs="Arial"/>
        </w:rPr>
        <w:t xml:space="preserve"> will be solely responsible for any actions taken on this report and any liabilities directly or indirectly accruing from such actions.</w:t>
      </w:r>
    </w:p>
    <w:p w:rsidR="0004544F" w:rsidRPr="005811E2" w:rsidRDefault="0004544F" w:rsidP="00703EEF">
      <w:pPr>
        <w:rPr>
          <w:rFonts w:ascii="Arial" w:hAnsi="Arial" w:cs="Arial"/>
        </w:rPr>
      </w:pPr>
    </w:p>
    <w:p w:rsidR="0004544F" w:rsidRDefault="007464A9" w:rsidP="00703EEF">
      <w:pPr>
        <w:rPr>
          <w:rFonts w:ascii="Arial" w:hAnsi="Arial" w:cs="Arial"/>
        </w:rPr>
      </w:pPr>
      <w:r>
        <w:rPr>
          <w:rFonts w:ascii="Arial" w:hAnsi="Arial" w:cs="Arial"/>
          <w:noProof/>
          <w:sz w:val="13"/>
          <w:lang w:val="en-IN" w:eastAsia="en-IN"/>
        </w:rPr>
        <w:drawing>
          <wp:inline distT="0" distB="0" distL="0" distR="0" wp14:anchorId="6D0E35F3" wp14:editId="55389AFF">
            <wp:extent cx="2927350" cy="2179320"/>
            <wp:effectExtent l="0" t="0" r="0" b="0"/>
            <wp:docPr id="63" name="Picture 63" descr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ta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4A9" w:rsidRDefault="007464A9" w:rsidP="00703EEF">
      <w:pPr>
        <w:rPr>
          <w:rFonts w:ascii="Arial" w:hAnsi="Arial" w:cs="Arial"/>
        </w:rPr>
      </w:pPr>
    </w:p>
    <w:p w:rsidR="007464A9" w:rsidRDefault="007464A9" w:rsidP="00703EEF">
      <w:pPr>
        <w:rPr>
          <w:rFonts w:ascii="Arial" w:hAnsi="Arial" w:cs="Arial"/>
        </w:rPr>
      </w:pPr>
    </w:p>
    <w:p w:rsidR="007464A9" w:rsidRDefault="007464A9" w:rsidP="00703EEF">
      <w:pPr>
        <w:rPr>
          <w:rFonts w:ascii="Arial" w:hAnsi="Arial" w:cs="Arial"/>
        </w:rPr>
      </w:pPr>
    </w:p>
    <w:p w:rsidR="007464A9" w:rsidRPr="005811E2" w:rsidRDefault="007464A9" w:rsidP="00703EEF">
      <w:pPr>
        <w:rPr>
          <w:rFonts w:ascii="Arial" w:hAnsi="Arial" w:cs="Arial"/>
        </w:rPr>
      </w:pPr>
    </w:p>
    <w:p w:rsidR="0004544F" w:rsidRPr="005811E2" w:rsidRDefault="0004544F" w:rsidP="0004544F">
      <w:pPr>
        <w:pStyle w:val="BodyText"/>
        <w:spacing w:before="82"/>
        <w:ind w:left="1885" w:right="2119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5811E2">
        <w:rPr>
          <w:rFonts w:ascii="Arial" w:hAnsi="Arial" w:cs="Arial"/>
          <w:b/>
          <w:sz w:val="22"/>
          <w:szCs w:val="22"/>
          <w:u w:val="single"/>
        </w:rPr>
        <w:t>Photographs taken during</w:t>
      </w:r>
      <w:r w:rsidR="007464A9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Pr="005811E2">
        <w:rPr>
          <w:rFonts w:ascii="Arial" w:hAnsi="Arial" w:cs="Arial"/>
          <w:b/>
          <w:sz w:val="22"/>
          <w:szCs w:val="22"/>
          <w:u w:val="single"/>
        </w:rPr>
        <w:t>visit</w:t>
      </w:r>
    </w:p>
    <w:p w:rsidR="00EC1027" w:rsidRDefault="00EC1027" w:rsidP="00517454">
      <w:pPr>
        <w:pStyle w:val="BodyText"/>
        <w:spacing w:before="82"/>
        <w:ind w:right="2119"/>
        <w:rPr>
          <w:rFonts w:ascii="Arial" w:hAnsi="Arial" w:cs="Arial"/>
          <w:noProof/>
          <w:sz w:val="13"/>
        </w:rPr>
      </w:pPr>
    </w:p>
    <w:p w:rsidR="00B32600" w:rsidRDefault="00B32600" w:rsidP="00517454">
      <w:pPr>
        <w:pStyle w:val="BodyText"/>
        <w:spacing w:before="82"/>
        <w:ind w:right="2119"/>
        <w:rPr>
          <w:rFonts w:ascii="Arial" w:hAnsi="Arial" w:cs="Arial"/>
          <w:noProof/>
          <w:sz w:val="13"/>
        </w:rPr>
      </w:pPr>
    </w:p>
    <w:p w:rsidR="003E16C1" w:rsidRDefault="003E16C1" w:rsidP="00517454">
      <w:pPr>
        <w:pStyle w:val="BodyText"/>
        <w:spacing w:before="82"/>
        <w:ind w:right="2119"/>
        <w:rPr>
          <w:rFonts w:ascii="Arial" w:hAnsi="Arial" w:cs="Arial"/>
          <w:noProof/>
          <w:sz w:val="13"/>
        </w:rPr>
      </w:pPr>
    </w:p>
    <w:p w:rsidR="002646D9" w:rsidRDefault="002646D9" w:rsidP="00517454">
      <w:pPr>
        <w:pStyle w:val="BodyText"/>
        <w:spacing w:before="82"/>
        <w:ind w:right="2119"/>
        <w:rPr>
          <w:rFonts w:ascii="Arial" w:hAnsi="Arial" w:cs="Arial"/>
          <w:noProof/>
          <w:sz w:val="13"/>
        </w:rPr>
      </w:pPr>
    </w:p>
    <w:p w:rsidR="00EC1027" w:rsidRPr="00F43E0C" w:rsidRDefault="00EC1027" w:rsidP="00517454">
      <w:pPr>
        <w:pStyle w:val="BodyText"/>
        <w:spacing w:before="82"/>
        <w:ind w:right="2119"/>
        <w:rPr>
          <w:rFonts w:ascii="Arial" w:hAnsi="Arial" w:cs="Arial"/>
          <w:sz w:val="13"/>
        </w:rPr>
        <w:sectPr w:rsidR="00EC1027" w:rsidRPr="00F43E0C">
          <w:footerReference w:type="default" r:id="rId10"/>
          <w:pgSz w:w="11910" w:h="16840"/>
          <w:pgMar w:top="1340" w:right="940" w:bottom="620" w:left="880" w:header="0" w:footer="435" w:gutter="0"/>
          <w:pgNumType w:start="6"/>
          <w:cols w:space="720"/>
        </w:sectPr>
      </w:pPr>
    </w:p>
    <w:p w:rsidR="0015253B" w:rsidRPr="00F43E0C" w:rsidRDefault="0015253B" w:rsidP="0015253B">
      <w:pPr>
        <w:spacing w:before="150" w:after="4"/>
        <w:rPr>
          <w:rFonts w:ascii="Arial" w:hAnsi="Arial" w:cs="Arial"/>
          <w:b/>
          <w:w w:val="115"/>
          <w:sz w:val="14"/>
        </w:rPr>
      </w:pPr>
      <w:bookmarkStart w:id="1" w:name="_GoBack"/>
      <w:bookmarkEnd w:id="1"/>
    </w:p>
    <w:sectPr w:rsidR="0015253B" w:rsidRPr="00F43E0C" w:rsidSect="00EC6FE1">
      <w:footerReference w:type="default" r:id="rId11"/>
      <w:pgSz w:w="16840" w:h="11910" w:orient="landscape"/>
      <w:pgMar w:top="880" w:right="1340" w:bottom="940" w:left="620" w:header="0" w:footer="43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7E1" w:rsidRDefault="005537E1">
      <w:r>
        <w:separator/>
      </w:r>
    </w:p>
  </w:endnote>
  <w:endnote w:type="continuationSeparator" w:id="0">
    <w:p w:rsidR="005537E1" w:rsidRDefault="00553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063" w:rsidRDefault="005537E1">
    <w:pPr>
      <w:pStyle w:val="BodyText"/>
      <w:spacing w:line="14" w:lineRule="auto"/>
    </w:pPr>
    <w:r>
      <w:rPr>
        <w:noProof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0" type="#_x0000_t202" style="position:absolute;margin-left:106.05pt;margin-top:809.2pt;width:128pt;height:12.95pt;z-index:-1635840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" filled="f" stroked="f">
          <v:textbox inset="0,0,0,0">
            <w:txbxContent>
              <w:p w:rsidR="00955063" w:rsidRDefault="00955063">
                <w:pPr>
                  <w:spacing w:before="20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noProof/>
        <w:lang w:val="en-IN" w:eastAsia="en-IN"/>
      </w:rPr>
      <w:pict>
        <v:shape id="Text Box 3" o:spid="_x0000_s2051" type="#_x0000_t202" style="position:absolute;margin-left:466.15pt;margin-top:809.2pt;width:53.35pt;height:12.95pt;z-index:-163573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" filled="f" stroked="f">
          <v:textbox inset="0,0,0,0">
            <w:txbxContent>
              <w:p w:rsidR="00955063" w:rsidRDefault="00955063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RBL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063" w:rsidRDefault="005537E1">
    <w:pPr>
      <w:pStyle w:val="BodyText"/>
      <w:spacing w:line="14" w:lineRule="auto"/>
    </w:pPr>
    <w:r>
      <w:rPr>
        <w:noProof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2" type="#_x0000_t202" style="position:absolute;margin-left:106.05pt;margin-top:809.2pt;width:128pt;height:12.95pt;z-index:-1636096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" filled="f" stroked="f">
          <v:textbox inset="0,0,0,0">
            <w:txbxContent>
              <w:p w:rsidR="00955063" w:rsidRDefault="00955063">
                <w:pPr>
                  <w:spacing w:before="20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noProof/>
        <w:lang w:val="en-IN" w:eastAsia="en-IN"/>
      </w:rPr>
      <w:pict>
        <v:shape id="Text Box 1" o:spid="_x0000_s2053" type="#_x0000_t202" style="position:absolute;margin-left:466.15pt;margin-top:809.2pt;width:53.35pt;height:12.95pt;z-index:-1636044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" filled="f" stroked="f">
          <v:textbox inset="0,0,0,0">
            <w:txbxContent>
              <w:p w:rsidR="00955063" w:rsidRDefault="00955063">
                <w:pPr>
                  <w:spacing w:before="20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 xml:space="preserve">Page </w:t>
                </w:r>
                <w:r w:rsidR="009255DA"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 w:rsidR="009255DA">
                  <w:fldChar w:fldCharType="separate"/>
                </w:r>
                <w:r w:rsidR="00C01908">
                  <w:rPr>
                    <w:noProof/>
                    <w:sz w:val="18"/>
                  </w:rPr>
                  <w:t>10</w:t>
                </w:r>
                <w:r w:rsidR="009255DA">
                  <w:fldChar w:fldCharType="end"/>
                </w:r>
                <w:r>
                  <w:rPr>
                    <w:sz w:val="18"/>
                  </w:rPr>
                  <w:t xml:space="preserve"> of 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7E1" w:rsidRDefault="005537E1">
      <w:r>
        <w:separator/>
      </w:r>
    </w:p>
  </w:footnote>
  <w:footnote w:type="continuationSeparator" w:id="0">
    <w:p w:rsidR="005537E1" w:rsidRDefault="00553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8427D"/>
    <w:multiLevelType w:val="hybridMultilevel"/>
    <w:tmpl w:val="A6F82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01BF"/>
    <w:multiLevelType w:val="hybridMultilevel"/>
    <w:tmpl w:val="5824B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044C9"/>
    <w:multiLevelType w:val="hybridMultilevel"/>
    <w:tmpl w:val="2C9CA4F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0B237D3B"/>
    <w:multiLevelType w:val="hybridMultilevel"/>
    <w:tmpl w:val="4A283604"/>
    <w:lvl w:ilvl="0" w:tplc="88325FB6">
      <w:numFmt w:val="bullet"/>
      <w:lvlText w:val=""/>
      <w:lvlJc w:val="left"/>
      <w:pPr>
        <w:ind w:left="895" w:hanging="2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9AE15C">
      <w:numFmt w:val="bullet"/>
      <w:lvlText w:val="•"/>
      <w:lvlJc w:val="left"/>
      <w:pPr>
        <w:ind w:left="1511" w:hanging="293"/>
      </w:pPr>
      <w:rPr>
        <w:rFonts w:hint="default"/>
        <w:lang w:val="en-US" w:eastAsia="en-US" w:bidi="ar-SA"/>
      </w:rPr>
    </w:lvl>
    <w:lvl w:ilvl="2" w:tplc="223A8B1A">
      <w:numFmt w:val="bullet"/>
      <w:lvlText w:val="•"/>
      <w:lvlJc w:val="left"/>
      <w:pPr>
        <w:ind w:left="2123" w:hanging="293"/>
      </w:pPr>
      <w:rPr>
        <w:rFonts w:hint="default"/>
        <w:lang w:val="en-US" w:eastAsia="en-US" w:bidi="ar-SA"/>
      </w:rPr>
    </w:lvl>
    <w:lvl w:ilvl="3" w:tplc="D946DD88">
      <w:numFmt w:val="bullet"/>
      <w:lvlText w:val="•"/>
      <w:lvlJc w:val="left"/>
      <w:pPr>
        <w:ind w:left="2735" w:hanging="293"/>
      </w:pPr>
      <w:rPr>
        <w:rFonts w:hint="default"/>
        <w:lang w:val="en-US" w:eastAsia="en-US" w:bidi="ar-SA"/>
      </w:rPr>
    </w:lvl>
    <w:lvl w:ilvl="4" w:tplc="44F48FCC">
      <w:numFmt w:val="bullet"/>
      <w:lvlText w:val="•"/>
      <w:lvlJc w:val="left"/>
      <w:pPr>
        <w:ind w:left="3347" w:hanging="293"/>
      </w:pPr>
      <w:rPr>
        <w:rFonts w:hint="default"/>
        <w:lang w:val="en-US" w:eastAsia="en-US" w:bidi="ar-SA"/>
      </w:rPr>
    </w:lvl>
    <w:lvl w:ilvl="5" w:tplc="1C76405C">
      <w:numFmt w:val="bullet"/>
      <w:lvlText w:val="•"/>
      <w:lvlJc w:val="left"/>
      <w:pPr>
        <w:ind w:left="3959" w:hanging="293"/>
      </w:pPr>
      <w:rPr>
        <w:rFonts w:hint="default"/>
        <w:lang w:val="en-US" w:eastAsia="en-US" w:bidi="ar-SA"/>
      </w:rPr>
    </w:lvl>
    <w:lvl w:ilvl="6" w:tplc="77AECE1A">
      <w:numFmt w:val="bullet"/>
      <w:lvlText w:val="•"/>
      <w:lvlJc w:val="left"/>
      <w:pPr>
        <w:ind w:left="4570" w:hanging="293"/>
      </w:pPr>
      <w:rPr>
        <w:rFonts w:hint="default"/>
        <w:lang w:val="en-US" w:eastAsia="en-US" w:bidi="ar-SA"/>
      </w:rPr>
    </w:lvl>
    <w:lvl w:ilvl="7" w:tplc="6E18143E">
      <w:numFmt w:val="bullet"/>
      <w:lvlText w:val="•"/>
      <w:lvlJc w:val="left"/>
      <w:pPr>
        <w:ind w:left="5182" w:hanging="293"/>
      </w:pPr>
      <w:rPr>
        <w:rFonts w:hint="default"/>
        <w:lang w:val="en-US" w:eastAsia="en-US" w:bidi="ar-SA"/>
      </w:rPr>
    </w:lvl>
    <w:lvl w:ilvl="8" w:tplc="086EC98E">
      <w:numFmt w:val="bullet"/>
      <w:lvlText w:val="•"/>
      <w:lvlJc w:val="left"/>
      <w:pPr>
        <w:ind w:left="5794" w:hanging="293"/>
      </w:pPr>
      <w:rPr>
        <w:rFonts w:hint="default"/>
        <w:lang w:val="en-US" w:eastAsia="en-US" w:bidi="ar-SA"/>
      </w:rPr>
    </w:lvl>
  </w:abstractNum>
  <w:abstractNum w:abstractNumId="4" w15:restartNumberingAfterBreak="0">
    <w:nsid w:val="0CB52823"/>
    <w:multiLevelType w:val="hybridMultilevel"/>
    <w:tmpl w:val="20A8185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0DFA6FF2"/>
    <w:multiLevelType w:val="hybridMultilevel"/>
    <w:tmpl w:val="B1DCF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47C44"/>
    <w:multiLevelType w:val="hybridMultilevel"/>
    <w:tmpl w:val="FF9A5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FF049A"/>
    <w:multiLevelType w:val="hybridMultilevel"/>
    <w:tmpl w:val="70A04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C1677"/>
    <w:multiLevelType w:val="hybridMultilevel"/>
    <w:tmpl w:val="10BE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80BB9"/>
    <w:multiLevelType w:val="hybridMultilevel"/>
    <w:tmpl w:val="372C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E26DC"/>
    <w:multiLevelType w:val="hybridMultilevel"/>
    <w:tmpl w:val="3162D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07977"/>
    <w:multiLevelType w:val="hybridMultilevel"/>
    <w:tmpl w:val="45427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3673"/>
    <w:multiLevelType w:val="hybridMultilevel"/>
    <w:tmpl w:val="29A89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D315F"/>
    <w:multiLevelType w:val="hybridMultilevel"/>
    <w:tmpl w:val="7EFA9AA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224729A6"/>
    <w:multiLevelType w:val="hybridMultilevel"/>
    <w:tmpl w:val="DDC20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30696"/>
    <w:multiLevelType w:val="hybridMultilevel"/>
    <w:tmpl w:val="9ED84126"/>
    <w:lvl w:ilvl="0" w:tplc="40090001">
      <w:start w:val="1"/>
      <w:numFmt w:val="bullet"/>
      <w:lvlText w:val=""/>
      <w:lvlJc w:val="left"/>
      <w:pPr>
        <w:ind w:left="13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16" w15:restartNumberingAfterBreak="0">
    <w:nsid w:val="2A6B02B6"/>
    <w:multiLevelType w:val="hybridMultilevel"/>
    <w:tmpl w:val="6FFA5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E2BC0"/>
    <w:multiLevelType w:val="hybridMultilevel"/>
    <w:tmpl w:val="5204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C4CBF"/>
    <w:multiLevelType w:val="hybridMultilevel"/>
    <w:tmpl w:val="A90005B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F6C1D"/>
    <w:multiLevelType w:val="hybridMultilevel"/>
    <w:tmpl w:val="B61A7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7202A"/>
    <w:multiLevelType w:val="hybridMultilevel"/>
    <w:tmpl w:val="68FE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54C37"/>
    <w:multiLevelType w:val="hybridMultilevel"/>
    <w:tmpl w:val="37A06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B02FE5"/>
    <w:multiLevelType w:val="hybridMultilevel"/>
    <w:tmpl w:val="22A095F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3AAF1E3D"/>
    <w:multiLevelType w:val="hybridMultilevel"/>
    <w:tmpl w:val="5CDE0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95AEE"/>
    <w:multiLevelType w:val="hybridMultilevel"/>
    <w:tmpl w:val="3D94B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74DA2"/>
    <w:multiLevelType w:val="hybridMultilevel"/>
    <w:tmpl w:val="1F205DF2"/>
    <w:lvl w:ilvl="0" w:tplc="04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6" w15:restartNumberingAfterBreak="0">
    <w:nsid w:val="42DE7A8A"/>
    <w:multiLevelType w:val="hybridMultilevel"/>
    <w:tmpl w:val="88465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4511D"/>
    <w:multiLevelType w:val="hybridMultilevel"/>
    <w:tmpl w:val="02B2A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B553FA"/>
    <w:multiLevelType w:val="hybridMultilevel"/>
    <w:tmpl w:val="B876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C24D72"/>
    <w:multiLevelType w:val="hybridMultilevel"/>
    <w:tmpl w:val="B256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13E31"/>
    <w:multiLevelType w:val="hybridMultilevel"/>
    <w:tmpl w:val="3806B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B84CB5"/>
    <w:multiLevelType w:val="hybridMultilevel"/>
    <w:tmpl w:val="01BCF5EA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32" w15:restartNumberingAfterBreak="0">
    <w:nsid w:val="4F8F7491"/>
    <w:multiLevelType w:val="hybridMultilevel"/>
    <w:tmpl w:val="59CEBA44"/>
    <w:lvl w:ilvl="0" w:tplc="6F0EDD2A">
      <w:numFmt w:val="bullet"/>
      <w:lvlText w:val="-"/>
      <w:lvlJc w:val="left"/>
      <w:pPr>
        <w:ind w:left="355" w:hanging="269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 w:tplc="504C0E4C">
      <w:numFmt w:val="bullet"/>
      <w:lvlText w:val="•"/>
      <w:lvlJc w:val="left"/>
      <w:pPr>
        <w:ind w:left="1216" w:hanging="269"/>
      </w:pPr>
      <w:rPr>
        <w:rFonts w:hint="default"/>
        <w:lang w:val="en-US" w:eastAsia="en-US" w:bidi="ar-SA"/>
      </w:rPr>
    </w:lvl>
    <w:lvl w:ilvl="2" w:tplc="EA1E0C18">
      <w:numFmt w:val="bullet"/>
      <w:lvlText w:val="•"/>
      <w:lvlJc w:val="left"/>
      <w:pPr>
        <w:ind w:left="2071" w:hanging="269"/>
      </w:pPr>
      <w:rPr>
        <w:rFonts w:hint="default"/>
        <w:lang w:val="en-US" w:eastAsia="en-US" w:bidi="ar-SA"/>
      </w:rPr>
    </w:lvl>
    <w:lvl w:ilvl="3" w:tplc="66DC6032">
      <w:numFmt w:val="bullet"/>
      <w:lvlText w:val="•"/>
      <w:lvlJc w:val="left"/>
      <w:pPr>
        <w:ind w:left="2927" w:hanging="269"/>
      </w:pPr>
      <w:rPr>
        <w:rFonts w:hint="default"/>
        <w:lang w:val="en-US" w:eastAsia="en-US" w:bidi="ar-SA"/>
      </w:rPr>
    </w:lvl>
    <w:lvl w:ilvl="4" w:tplc="CFB8856C">
      <w:numFmt w:val="bullet"/>
      <w:lvlText w:val="•"/>
      <w:lvlJc w:val="left"/>
      <w:pPr>
        <w:ind w:left="3783" w:hanging="269"/>
      </w:pPr>
      <w:rPr>
        <w:rFonts w:hint="default"/>
        <w:lang w:val="en-US" w:eastAsia="en-US" w:bidi="ar-SA"/>
      </w:rPr>
    </w:lvl>
    <w:lvl w:ilvl="5" w:tplc="EBB65D72">
      <w:numFmt w:val="bullet"/>
      <w:lvlText w:val="•"/>
      <w:lvlJc w:val="left"/>
      <w:pPr>
        <w:ind w:left="4639" w:hanging="269"/>
      </w:pPr>
      <w:rPr>
        <w:rFonts w:hint="default"/>
        <w:lang w:val="en-US" w:eastAsia="en-US" w:bidi="ar-SA"/>
      </w:rPr>
    </w:lvl>
    <w:lvl w:ilvl="6" w:tplc="35C2B974">
      <w:numFmt w:val="bullet"/>
      <w:lvlText w:val="•"/>
      <w:lvlJc w:val="left"/>
      <w:pPr>
        <w:ind w:left="5495" w:hanging="269"/>
      </w:pPr>
      <w:rPr>
        <w:rFonts w:hint="default"/>
        <w:lang w:val="en-US" w:eastAsia="en-US" w:bidi="ar-SA"/>
      </w:rPr>
    </w:lvl>
    <w:lvl w:ilvl="7" w:tplc="1444BD46">
      <w:numFmt w:val="bullet"/>
      <w:lvlText w:val="•"/>
      <w:lvlJc w:val="left"/>
      <w:pPr>
        <w:ind w:left="6351" w:hanging="269"/>
      </w:pPr>
      <w:rPr>
        <w:rFonts w:hint="default"/>
        <w:lang w:val="en-US" w:eastAsia="en-US" w:bidi="ar-SA"/>
      </w:rPr>
    </w:lvl>
    <w:lvl w:ilvl="8" w:tplc="C9C2D5F4">
      <w:numFmt w:val="bullet"/>
      <w:lvlText w:val="•"/>
      <w:lvlJc w:val="left"/>
      <w:pPr>
        <w:ind w:left="7207" w:hanging="269"/>
      </w:pPr>
      <w:rPr>
        <w:rFonts w:hint="default"/>
        <w:lang w:val="en-US" w:eastAsia="en-US" w:bidi="ar-SA"/>
      </w:rPr>
    </w:lvl>
  </w:abstractNum>
  <w:abstractNum w:abstractNumId="33" w15:restartNumberingAfterBreak="0">
    <w:nsid w:val="502738AE"/>
    <w:multiLevelType w:val="hybridMultilevel"/>
    <w:tmpl w:val="42DEC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4A7FDA"/>
    <w:multiLevelType w:val="hybridMultilevel"/>
    <w:tmpl w:val="C20CF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2614D7"/>
    <w:multiLevelType w:val="hybridMultilevel"/>
    <w:tmpl w:val="618A5E1C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36" w15:restartNumberingAfterBreak="0">
    <w:nsid w:val="63224CED"/>
    <w:multiLevelType w:val="hybridMultilevel"/>
    <w:tmpl w:val="B7EC8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451759"/>
    <w:multiLevelType w:val="hybridMultilevel"/>
    <w:tmpl w:val="B764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4EAF"/>
    <w:multiLevelType w:val="hybridMultilevel"/>
    <w:tmpl w:val="A3266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CD03E4"/>
    <w:multiLevelType w:val="hybridMultilevel"/>
    <w:tmpl w:val="CF00B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C9B30">
      <w:numFmt w:val="bullet"/>
      <w:lvlText w:val="•"/>
      <w:lvlJc w:val="left"/>
      <w:pPr>
        <w:ind w:left="1800" w:hanging="720"/>
      </w:pPr>
      <w:rPr>
        <w:rFonts w:ascii="Arial" w:eastAsia="Verdana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4B1414"/>
    <w:multiLevelType w:val="hybridMultilevel"/>
    <w:tmpl w:val="824AF68A"/>
    <w:lvl w:ilvl="0" w:tplc="E4C4BFAA">
      <w:numFmt w:val="bullet"/>
      <w:lvlText w:val="-"/>
      <w:lvlJc w:val="left"/>
      <w:pPr>
        <w:ind w:left="554" w:hanging="360"/>
      </w:pPr>
      <w:rPr>
        <w:rFonts w:ascii="Arial" w:eastAsia="Verdan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2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</w:abstractNum>
  <w:abstractNum w:abstractNumId="41" w15:restartNumberingAfterBreak="0">
    <w:nsid w:val="77E2740F"/>
    <w:multiLevelType w:val="hybridMultilevel"/>
    <w:tmpl w:val="589E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374BD7"/>
    <w:multiLevelType w:val="hybridMultilevel"/>
    <w:tmpl w:val="8776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613D3D"/>
    <w:multiLevelType w:val="hybridMultilevel"/>
    <w:tmpl w:val="1FAE9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7413C"/>
    <w:multiLevelType w:val="hybridMultilevel"/>
    <w:tmpl w:val="AFF84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"/>
  </w:num>
  <w:num w:numId="3">
    <w:abstractNumId w:val="10"/>
  </w:num>
  <w:num w:numId="4">
    <w:abstractNumId w:val="33"/>
  </w:num>
  <w:num w:numId="5">
    <w:abstractNumId w:val="13"/>
  </w:num>
  <w:num w:numId="6">
    <w:abstractNumId w:val="24"/>
  </w:num>
  <w:num w:numId="7">
    <w:abstractNumId w:val="15"/>
  </w:num>
  <w:num w:numId="8">
    <w:abstractNumId w:val="16"/>
  </w:num>
  <w:num w:numId="9">
    <w:abstractNumId w:val="26"/>
  </w:num>
  <w:num w:numId="10">
    <w:abstractNumId w:val="40"/>
  </w:num>
  <w:num w:numId="11">
    <w:abstractNumId w:val="0"/>
  </w:num>
  <w:num w:numId="12">
    <w:abstractNumId w:val="5"/>
  </w:num>
  <w:num w:numId="13">
    <w:abstractNumId w:val="27"/>
  </w:num>
  <w:num w:numId="14">
    <w:abstractNumId w:val="4"/>
  </w:num>
  <w:num w:numId="15">
    <w:abstractNumId w:val="17"/>
  </w:num>
  <w:num w:numId="16">
    <w:abstractNumId w:val="2"/>
  </w:num>
  <w:num w:numId="17">
    <w:abstractNumId w:val="8"/>
  </w:num>
  <w:num w:numId="18">
    <w:abstractNumId w:val="18"/>
  </w:num>
  <w:num w:numId="19">
    <w:abstractNumId w:val="30"/>
  </w:num>
  <w:num w:numId="20">
    <w:abstractNumId w:val="41"/>
  </w:num>
  <w:num w:numId="21">
    <w:abstractNumId w:val="28"/>
  </w:num>
  <w:num w:numId="22">
    <w:abstractNumId w:val="38"/>
  </w:num>
  <w:num w:numId="23">
    <w:abstractNumId w:val="43"/>
  </w:num>
  <w:num w:numId="24">
    <w:abstractNumId w:val="6"/>
  </w:num>
  <w:num w:numId="25">
    <w:abstractNumId w:val="1"/>
  </w:num>
  <w:num w:numId="26">
    <w:abstractNumId w:val="19"/>
  </w:num>
  <w:num w:numId="27">
    <w:abstractNumId w:val="11"/>
  </w:num>
  <w:num w:numId="28">
    <w:abstractNumId w:val="42"/>
  </w:num>
  <w:num w:numId="29">
    <w:abstractNumId w:val="37"/>
  </w:num>
  <w:num w:numId="30">
    <w:abstractNumId w:val="20"/>
  </w:num>
  <w:num w:numId="31">
    <w:abstractNumId w:val="22"/>
  </w:num>
  <w:num w:numId="32">
    <w:abstractNumId w:val="36"/>
  </w:num>
  <w:num w:numId="33">
    <w:abstractNumId w:val="25"/>
  </w:num>
  <w:num w:numId="34">
    <w:abstractNumId w:val="31"/>
  </w:num>
  <w:num w:numId="35">
    <w:abstractNumId w:val="35"/>
  </w:num>
  <w:num w:numId="36">
    <w:abstractNumId w:val="7"/>
  </w:num>
  <w:num w:numId="37">
    <w:abstractNumId w:val="21"/>
  </w:num>
  <w:num w:numId="38">
    <w:abstractNumId w:val="39"/>
  </w:num>
  <w:num w:numId="39">
    <w:abstractNumId w:val="23"/>
  </w:num>
  <w:num w:numId="40">
    <w:abstractNumId w:val="44"/>
  </w:num>
  <w:num w:numId="41">
    <w:abstractNumId w:val="9"/>
  </w:num>
  <w:num w:numId="42">
    <w:abstractNumId w:val="34"/>
  </w:num>
  <w:num w:numId="43">
    <w:abstractNumId w:val="14"/>
  </w:num>
  <w:num w:numId="44">
    <w:abstractNumId w:val="12"/>
  </w:num>
  <w:num w:numId="45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anchal Agarwal">
    <w15:presenceInfo w15:providerId="AD" w15:userId="S-1-5-21-4206615444-2202488827-4187616700-1902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E394A"/>
    <w:rsid w:val="000108F4"/>
    <w:rsid w:val="000179BC"/>
    <w:rsid w:val="0002704E"/>
    <w:rsid w:val="000308EE"/>
    <w:rsid w:val="00031B77"/>
    <w:rsid w:val="00036783"/>
    <w:rsid w:val="0004284A"/>
    <w:rsid w:val="0004544F"/>
    <w:rsid w:val="00051883"/>
    <w:rsid w:val="000600B6"/>
    <w:rsid w:val="00064CA1"/>
    <w:rsid w:val="00093D93"/>
    <w:rsid w:val="000B59B2"/>
    <w:rsid w:val="000B7515"/>
    <w:rsid w:val="000C0244"/>
    <w:rsid w:val="000D24AA"/>
    <w:rsid w:val="000D633E"/>
    <w:rsid w:val="000E0F35"/>
    <w:rsid w:val="000E21D7"/>
    <w:rsid w:val="001015E2"/>
    <w:rsid w:val="00111D23"/>
    <w:rsid w:val="00114EE4"/>
    <w:rsid w:val="0012077E"/>
    <w:rsid w:val="00122387"/>
    <w:rsid w:val="001272CE"/>
    <w:rsid w:val="00136E50"/>
    <w:rsid w:val="00147409"/>
    <w:rsid w:val="00147642"/>
    <w:rsid w:val="0015253B"/>
    <w:rsid w:val="00157666"/>
    <w:rsid w:val="0016543B"/>
    <w:rsid w:val="0017697F"/>
    <w:rsid w:val="00191C19"/>
    <w:rsid w:val="00193444"/>
    <w:rsid w:val="001A19FE"/>
    <w:rsid w:val="001B0CE2"/>
    <w:rsid w:val="001B7EA7"/>
    <w:rsid w:val="001C356F"/>
    <w:rsid w:val="001D797B"/>
    <w:rsid w:val="001E0838"/>
    <w:rsid w:val="001E3A56"/>
    <w:rsid w:val="001E5581"/>
    <w:rsid w:val="001F7F25"/>
    <w:rsid w:val="00203652"/>
    <w:rsid w:val="00206A1A"/>
    <w:rsid w:val="00211C93"/>
    <w:rsid w:val="00220AB1"/>
    <w:rsid w:val="002278F7"/>
    <w:rsid w:val="00231B86"/>
    <w:rsid w:val="00254706"/>
    <w:rsid w:val="0026016F"/>
    <w:rsid w:val="00262023"/>
    <w:rsid w:val="002646D9"/>
    <w:rsid w:val="00272C9F"/>
    <w:rsid w:val="00274800"/>
    <w:rsid w:val="00283273"/>
    <w:rsid w:val="002A7C7E"/>
    <w:rsid w:val="002B4F7B"/>
    <w:rsid w:val="002B6FC5"/>
    <w:rsid w:val="002E5960"/>
    <w:rsid w:val="003002A7"/>
    <w:rsid w:val="00306B94"/>
    <w:rsid w:val="00315082"/>
    <w:rsid w:val="00335083"/>
    <w:rsid w:val="00340485"/>
    <w:rsid w:val="0035277E"/>
    <w:rsid w:val="0035292E"/>
    <w:rsid w:val="00357B87"/>
    <w:rsid w:val="003615E7"/>
    <w:rsid w:val="00365F6A"/>
    <w:rsid w:val="0037470B"/>
    <w:rsid w:val="00383E79"/>
    <w:rsid w:val="00384A49"/>
    <w:rsid w:val="00386617"/>
    <w:rsid w:val="00387590"/>
    <w:rsid w:val="00394DE2"/>
    <w:rsid w:val="003C0977"/>
    <w:rsid w:val="003D51B3"/>
    <w:rsid w:val="003E1455"/>
    <w:rsid w:val="003E16C1"/>
    <w:rsid w:val="003E20D4"/>
    <w:rsid w:val="003E4F3E"/>
    <w:rsid w:val="003F47DA"/>
    <w:rsid w:val="003F4A8B"/>
    <w:rsid w:val="004074F8"/>
    <w:rsid w:val="0041126C"/>
    <w:rsid w:val="004228DB"/>
    <w:rsid w:val="004245B4"/>
    <w:rsid w:val="00424EF4"/>
    <w:rsid w:val="004322F3"/>
    <w:rsid w:val="004420B0"/>
    <w:rsid w:val="00463CB9"/>
    <w:rsid w:val="004739A5"/>
    <w:rsid w:val="00473CFB"/>
    <w:rsid w:val="00477530"/>
    <w:rsid w:val="00481BCB"/>
    <w:rsid w:val="00484994"/>
    <w:rsid w:val="004952A2"/>
    <w:rsid w:val="00497D83"/>
    <w:rsid w:val="00497E47"/>
    <w:rsid w:val="004B321E"/>
    <w:rsid w:val="004C6A96"/>
    <w:rsid w:val="004D0AF3"/>
    <w:rsid w:val="004D264E"/>
    <w:rsid w:val="004E7090"/>
    <w:rsid w:val="004F2CCD"/>
    <w:rsid w:val="004F6C6A"/>
    <w:rsid w:val="004F7590"/>
    <w:rsid w:val="0051173F"/>
    <w:rsid w:val="00517454"/>
    <w:rsid w:val="00525D34"/>
    <w:rsid w:val="005339FD"/>
    <w:rsid w:val="00533A9B"/>
    <w:rsid w:val="0053614F"/>
    <w:rsid w:val="00540CF5"/>
    <w:rsid w:val="00541D94"/>
    <w:rsid w:val="0054476F"/>
    <w:rsid w:val="00545133"/>
    <w:rsid w:val="005537E1"/>
    <w:rsid w:val="005622D8"/>
    <w:rsid w:val="005754DD"/>
    <w:rsid w:val="00576D64"/>
    <w:rsid w:val="005811E2"/>
    <w:rsid w:val="00593395"/>
    <w:rsid w:val="00595BD4"/>
    <w:rsid w:val="005B116F"/>
    <w:rsid w:val="005B1AF4"/>
    <w:rsid w:val="005B3F67"/>
    <w:rsid w:val="005B64A3"/>
    <w:rsid w:val="005C14F1"/>
    <w:rsid w:val="005C4E41"/>
    <w:rsid w:val="005C65AA"/>
    <w:rsid w:val="005F259A"/>
    <w:rsid w:val="00624449"/>
    <w:rsid w:val="0063605E"/>
    <w:rsid w:val="00644418"/>
    <w:rsid w:val="00647778"/>
    <w:rsid w:val="00661918"/>
    <w:rsid w:val="00662AAD"/>
    <w:rsid w:val="00671297"/>
    <w:rsid w:val="00674B3E"/>
    <w:rsid w:val="006756F3"/>
    <w:rsid w:val="00676E7B"/>
    <w:rsid w:val="0069744E"/>
    <w:rsid w:val="006A70DE"/>
    <w:rsid w:val="006B6C68"/>
    <w:rsid w:val="006E0071"/>
    <w:rsid w:val="006E469D"/>
    <w:rsid w:val="006F05E7"/>
    <w:rsid w:val="006F1E51"/>
    <w:rsid w:val="006F2C0F"/>
    <w:rsid w:val="006F52A1"/>
    <w:rsid w:val="007013B6"/>
    <w:rsid w:val="00703EEF"/>
    <w:rsid w:val="00713717"/>
    <w:rsid w:val="00714C95"/>
    <w:rsid w:val="007222D8"/>
    <w:rsid w:val="0074034A"/>
    <w:rsid w:val="007464A9"/>
    <w:rsid w:val="00746619"/>
    <w:rsid w:val="007536A1"/>
    <w:rsid w:val="007671E4"/>
    <w:rsid w:val="00771882"/>
    <w:rsid w:val="00783B90"/>
    <w:rsid w:val="00794FC9"/>
    <w:rsid w:val="007A586A"/>
    <w:rsid w:val="007A66F5"/>
    <w:rsid w:val="007B3D18"/>
    <w:rsid w:val="007C2493"/>
    <w:rsid w:val="007C6EB2"/>
    <w:rsid w:val="007E1906"/>
    <w:rsid w:val="007E44E7"/>
    <w:rsid w:val="007E45CB"/>
    <w:rsid w:val="007E4E97"/>
    <w:rsid w:val="00810F85"/>
    <w:rsid w:val="0081396F"/>
    <w:rsid w:val="00831171"/>
    <w:rsid w:val="00843A36"/>
    <w:rsid w:val="008462D6"/>
    <w:rsid w:val="00847017"/>
    <w:rsid w:val="00866D95"/>
    <w:rsid w:val="00886335"/>
    <w:rsid w:val="008A1054"/>
    <w:rsid w:val="008A2439"/>
    <w:rsid w:val="008B6DFE"/>
    <w:rsid w:val="008E108A"/>
    <w:rsid w:val="008E3D61"/>
    <w:rsid w:val="008F3CA0"/>
    <w:rsid w:val="009010D1"/>
    <w:rsid w:val="00906223"/>
    <w:rsid w:val="00907630"/>
    <w:rsid w:val="00922124"/>
    <w:rsid w:val="00924E85"/>
    <w:rsid w:val="009255DA"/>
    <w:rsid w:val="00927B57"/>
    <w:rsid w:val="0093035E"/>
    <w:rsid w:val="00932490"/>
    <w:rsid w:val="00955063"/>
    <w:rsid w:val="00956138"/>
    <w:rsid w:val="00963851"/>
    <w:rsid w:val="00965358"/>
    <w:rsid w:val="00967B83"/>
    <w:rsid w:val="0097083B"/>
    <w:rsid w:val="00976EDB"/>
    <w:rsid w:val="00977B28"/>
    <w:rsid w:val="009820EE"/>
    <w:rsid w:val="0098374E"/>
    <w:rsid w:val="009852BC"/>
    <w:rsid w:val="009853C4"/>
    <w:rsid w:val="00993A00"/>
    <w:rsid w:val="009A309B"/>
    <w:rsid w:val="009A6997"/>
    <w:rsid w:val="009C5522"/>
    <w:rsid w:val="009E1942"/>
    <w:rsid w:val="009F717F"/>
    <w:rsid w:val="00A043A2"/>
    <w:rsid w:val="00A06BF8"/>
    <w:rsid w:val="00A121A1"/>
    <w:rsid w:val="00A12F4C"/>
    <w:rsid w:val="00A36FCA"/>
    <w:rsid w:val="00A44E47"/>
    <w:rsid w:val="00A554DD"/>
    <w:rsid w:val="00A62F61"/>
    <w:rsid w:val="00A6424A"/>
    <w:rsid w:val="00A672C5"/>
    <w:rsid w:val="00A70A8F"/>
    <w:rsid w:val="00A711A2"/>
    <w:rsid w:val="00A7164D"/>
    <w:rsid w:val="00A72F24"/>
    <w:rsid w:val="00A96EC4"/>
    <w:rsid w:val="00AA214E"/>
    <w:rsid w:val="00AA5FF8"/>
    <w:rsid w:val="00AB7CD1"/>
    <w:rsid w:val="00AC3847"/>
    <w:rsid w:val="00AC3A65"/>
    <w:rsid w:val="00AD6193"/>
    <w:rsid w:val="00AF2602"/>
    <w:rsid w:val="00AF2A09"/>
    <w:rsid w:val="00B01910"/>
    <w:rsid w:val="00B05EAA"/>
    <w:rsid w:val="00B108CB"/>
    <w:rsid w:val="00B2051C"/>
    <w:rsid w:val="00B26375"/>
    <w:rsid w:val="00B3074C"/>
    <w:rsid w:val="00B312E1"/>
    <w:rsid w:val="00B32600"/>
    <w:rsid w:val="00B36540"/>
    <w:rsid w:val="00B41627"/>
    <w:rsid w:val="00B4269F"/>
    <w:rsid w:val="00B47338"/>
    <w:rsid w:val="00B64890"/>
    <w:rsid w:val="00B72F5A"/>
    <w:rsid w:val="00B75FEC"/>
    <w:rsid w:val="00B81487"/>
    <w:rsid w:val="00B821C7"/>
    <w:rsid w:val="00B83CEE"/>
    <w:rsid w:val="00B90F28"/>
    <w:rsid w:val="00B942F2"/>
    <w:rsid w:val="00B94EE1"/>
    <w:rsid w:val="00BA2F25"/>
    <w:rsid w:val="00BA7287"/>
    <w:rsid w:val="00BB0FBD"/>
    <w:rsid w:val="00BB6E2E"/>
    <w:rsid w:val="00BC1FFF"/>
    <w:rsid w:val="00BC28BD"/>
    <w:rsid w:val="00BC360D"/>
    <w:rsid w:val="00BE058C"/>
    <w:rsid w:val="00BE2B39"/>
    <w:rsid w:val="00BE394A"/>
    <w:rsid w:val="00BF61FB"/>
    <w:rsid w:val="00BF64A7"/>
    <w:rsid w:val="00C01908"/>
    <w:rsid w:val="00C055A5"/>
    <w:rsid w:val="00C068C3"/>
    <w:rsid w:val="00C1266E"/>
    <w:rsid w:val="00C169E8"/>
    <w:rsid w:val="00C209A3"/>
    <w:rsid w:val="00C4495A"/>
    <w:rsid w:val="00C82B26"/>
    <w:rsid w:val="00C950B6"/>
    <w:rsid w:val="00CB1E64"/>
    <w:rsid w:val="00CC31E8"/>
    <w:rsid w:val="00CF06A0"/>
    <w:rsid w:val="00CF27BE"/>
    <w:rsid w:val="00CF6026"/>
    <w:rsid w:val="00D32A39"/>
    <w:rsid w:val="00D470C4"/>
    <w:rsid w:val="00D5063F"/>
    <w:rsid w:val="00D56215"/>
    <w:rsid w:val="00D640FA"/>
    <w:rsid w:val="00D84844"/>
    <w:rsid w:val="00D872C2"/>
    <w:rsid w:val="00D8732C"/>
    <w:rsid w:val="00D93A2D"/>
    <w:rsid w:val="00D93F68"/>
    <w:rsid w:val="00D9548B"/>
    <w:rsid w:val="00DA1A2E"/>
    <w:rsid w:val="00DA3423"/>
    <w:rsid w:val="00DA392F"/>
    <w:rsid w:val="00DA4AA2"/>
    <w:rsid w:val="00DB2A98"/>
    <w:rsid w:val="00DB58B7"/>
    <w:rsid w:val="00DD642E"/>
    <w:rsid w:val="00DE5260"/>
    <w:rsid w:val="00E236F2"/>
    <w:rsid w:val="00E26D96"/>
    <w:rsid w:val="00E30934"/>
    <w:rsid w:val="00E31CE5"/>
    <w:rsid w:val="00E4591A"/>
    <w:rsid w:val="00E47B2A"/>
    <w:rsid w:val="00E5023C"/>
    <w:rsid w:val="00E63675"/>
    <w:rsid w:val="00E66AF5"/>
    <w:rsid w:val="00E67C5D"/>
    <w:rsid w:val="00E770E0"/>
    <w:rsid w:val="00E81F70"/>
    <w:rsid w:val="00E85373"/>
    <w:rsid w:val="00EA7CF3"/>
    <w:rsid w:val="00EB041C"/>
    <w:rsid w:val="00EB67DC"/>
    <w:rsid w:val="00EC1027"/>
    <w:rsid w:val="00EC6FE1"/>
    <w:rsid w:val="00ED3383"/>
    <w:rsid w:val="00EF03A9"/>
    <w:rsid w:val="00F00C96"/>
    <w:rsid w:val="00F01E57"/>
    <w:rsid w:val="00F14A0B"/>
    <w:rsid w:val="00F16FC0"/>
    <w:rsid w:val="00F3247F"/>
    <w:rsid w:val="00F402E3"/>
    <w:rsid w:val="00F43E0C"/>
    <w:rsid w:val="00F55F43"/>
    <w:rsid w:val="00F60080"/>
    <w:rsid w:val="00F63D38"/>
    <w:rsid w:val="00F70D2F"/>
    <w:rsid w:val="00F71383"/>
    <w:rsid w:val="00F72B31"/>
    <w:rsid w:val="00F74D31"/>
    <w:rsid w:val="00F859A9"/>
    <w:rsid w:val="00F93632"/>
    <w:rsid w:val="00F950FA"/>
    <w:rsid w:val="00F97DD0"/>
    <w:rsid w:val="00FA3E2F"/>
    <w:rsid w:val="00FA4494"/>
    <w:rsid w:val="00FB1BF5"/>
    <w:rsid w:val="00FB1C99"/>
    <w:rsid w:val="00FB57DA"/>
    <w:rsid w:val="00FC148E"/>
    <w:rsid w:val="00FE5D0A"/>
    <w:rsid w:val="00FF36DA"/>
    <w:rsid w:val="00FF71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22F21A64"/>
  <w15:docId w15:val="{BB9F2490-69B7-4D49-9090-61FED098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E1455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3E1455"/>
    <w:pPr>
      <w:ind w:left="2092" w:right="2429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3E1455"/>
    <w:pPr>
      <w:ind w:left="11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E1455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E1455"/>
  </w:style>
  <w:style w:type="paragraph" w:customStyle="1" w:styleId="TableParagraph">
    <w:name w:val="Table Paragraph"/>
    <w:basedOn w:val="Normal"/>
    <w:uiPriority w:val="1"/>
    <w:qFormat/>
    <w:rsid w:val="003E1455"/>
  </w:style>
  <w:style w:type="character" w:customStyle="1" w:styleId="BodyTextChar">
    <w:name w:val="Body Text Char"/>
    <w:basedOn w:val="DefaultParagraphFont"/>
    <w:link w:val="BodyText"/>
    <w:uiPriority w:val="1"/>
    <w:rsid w:val="00BC360D"/>
    <w:rPr>
      <w:rFonts w:ascii="Verdana" w:eastAsia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79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97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1D79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97B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300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E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EEF"/>
    <w:rPr>
      <w:rFonts w:ascii="Segoe UI" w:eastAsia="Verdana" w:hAnsi="Segoe UI" w:cs="Segoe UI"/>
      <w:sz w:val="18"/>
      <w:szCs w:val="18"/>
    </w:rPr>
  </w:style>
  <w:style w:type="paragraph" w:styleId="NoSpacing">
    <w:name w:val="No Spacing"/>
    <w:uiPriority w:val="1"/>
    <w:qFormat/>
    <w:rsid w:val="00662AAD"/>
    <w:pPr>
      <w:widowControl/>
      <w:autoSpaceDE/>
      <w:autoSpaceDN/>
    </w:pPr>
    <w:rPr>
      <w:rFonts w:ascii="Calibri" w:eastAsia="SimSun" w:hAnsi="Calibri" w:cs="Times New Roman"/>
    </w:rPr>
  </w:style>
  <w:style w:type="paragraph" w:customStyle="1" w:styleId="Normal1">
    <w:name w:val="Normal1"/>
    <w:rsid w:val="00644418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paragraph" w:customStyle="1" w:styleId="Normal2">
    <w:name w:val="Normal2"/>
    <w:rsid w:val="00DA392F"/>
    <w:pPr>
      <w:autoSpaceDE/>
      <w:autoSpaceDN/>
      <w:jc w:val="both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D2F5B-FAE4-4057-8D27-32B36638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RAVI VARMA</cp:lastModifiedBy>
  <cp:revision>6</cp:revision>
  <dcterms:created xsi:type="dcterms:W3CDTF">2025-05-08T05:32:00Z</dcterms:created>
  <dcterms:modified xsi:type="dcterms:W3CDTF">2025-06-20T10:08:00Z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2021-10-14T00:00:00Z</vt:filetime>
  </property>
</Properties>
</file>